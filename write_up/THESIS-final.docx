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3C9" w:rsidRPr="00227636" w:rsidRDefault="00AD43C9" w:rsidP="00AD43C9">
      <w:pPr>
        <w:jc w:val="center"/>
        <w:rPr>
          <w:b/>
          <w:i/>
          <w:sz w:val="80"/>
          <w:szCs w:val="80"/>
        </w:rPr>
      </w:pPr>
      <w:r w:rsidRPr="00227636">
        <w:rPr>
          <w:b/>
          <w:sz w:val="80"/>
          <w:szCs w:val="80"/>
        </w:rPr>
        <w:t xml:space="preserve">The Effect of Larval Density on Ageing in </w:t>
      </w:r>
      <w:proofErr w:type="spellStart"/>
      <w:r w:rsidRPr="00227636">
        <w:rPr>
          <w:b/>
          <w:i/>
          <w:sz w:val="80"/>
          <w:szCs w:val="80"/>
        </w:rPr>
        <w:t>Nicrophorus</w:t>
      </w:r>
      <w:proofErr w:type="spellEnd"/>
      <w:r w:rsidRPr="00227636">
        <w:rPr>
          <w:b/>
          <w:i/>
          <w:sz w:val="80"/>
          <w:szCs w:val="80"/>
        </w:rPr>
        <w:t xml:space="preserve"> </w:t>
      </w:r>
      <w:proofErr w:type="spellStart"/>
      <w:r w:rsidRPr="00227636">
        <w:rPr>
          <w:b/>
          <w:i/>
          <w:sz w:val="80"/>
          <w:szCs w:val="80"/>
        </w:rPr>
        <w:t>vespilloides</w:t>
      </w:r>
      <w:proofErr w:type="spellEnd"/>
    </w:p>
    <w:p w:rsidR="00AD43C9" w:rsidRPr="00EF7DF2" w:rsidRDefault="00AD43C9" w:rsidP="00AD43C9">
      <w:pPr>
        <w:jc w:val="center"/>
        <w:rPr>
          <w:b/>
          <w:sz w:val="56"/>
          <w:szCs w:val="56"/>
        </w:rPr>
      </w:pPr>
      <w:r>
        <w:rPr>
          <w:b/>
          <w:noProof/>
          <w:sz w:val="72"/>
          <w:szCs w:val="72"/>
          <w:lang w:eastAsia="en-GB"/>
        </w:rPr>
        <w:drawing>
          <wp:anchor distT="0" distB="0" distL="114300" distR="114300" simplePos="0" relativeHeight="251685376" behindDoc="1" locked="0" layoutInCell="1" allowOverlap="1">
            <wp:simplePos x="0" y="0"/>
            <wp:positionH relativeFrom="column">
              <wp:posOffset>2066290</wp:posOffset>
            </wp:positionH>
            <wp:positionV relativeFrom="paragraph">
              <wp:posOffset>142875</wp:posOffset>
            </wp:positionV>
            <wp:extent cx="1673225" cy="1579880"/>
            <wp:effectExtent l="19050" t="0" r="3175" b="0"/>
            <wp:wrapTight wrapText="bothSides">
              <wp:wrapPolygon edited="0">
                <wp:start x="-246" y="0"/>
                <wp:lineTo x="-246" y="21357"/>
                <wp:lineTo x="21641" y="21357"/>
                <wp:lineTo x="21641" y="0"/>
                <wp:lineTo x="-246" y="0"/>
              </wp:wrapPolygon>
            </wp:wrapTight>
            <wp:docPr id="11" name="irc_mi" descr="http://www.aquamarinepower.com/sites/images/section/45___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quamarinepower.com/sites/images/section/45___Selected.jpg"/>
                    <pic:cNvPicPr>
                      <a:picLocks noChangeAspect="1" noChangeArrowheads="1"/>
                    </pic:cNvPicPr>
                  </pic:nvPicPr>
                  <pic:blipFill>
                    <a:blip r:embed="rId8" cstate="print"/>
                    <a:srcRect l="21575" r="23630"/>
                    <a:stretch>
                      <a:fillRect/>
                    </a:stretch>
                  </pic:blipFill>
                  <pic:spPr bwMode="auto">
                    <a:xfrm>
                      <a:off x="0" y="0"/>
                      <a:ext cx="1673225" cy="1579880"/>
                    </a:xfrm>
                    <a:prstGeom prst="rect">
                      <a:avLst/>
                    </a:prstGeom>
                    <a:noFill/>
                    <a:ln w="9525">
                      <a:noFill/>
                      <a:miter lim="800000"/>
                      <a:headEnd/>
                      <a:tailEnd/>
                    </a:ln>
                  </pic:spPr>
                </pic:pic>
              </a:graphicData>
            </a:graphic>
          </wp:anchor>
        </w:drawing>
      </w:r>
    </w:p>
    <w:p w:rsidR="00AD43C9" w:rsidRPr="00EF7DF2" w:rsidRDefault="00AD43C9" w:rsidP="00AD43C9">
      <w:pPr>
        <w:jc w:val="center"/>
        <w:rPr>
          <w:b/>
          <w:sz w:val="56"/>
          <w:szCs w:val="56"/>
        </w:rPr>
      </w:pPr>
    </w:p>
    <w:p w:rsidR="00AD43C9" w:rsidRDefault="00AD43C9" w:rsidP="00AD43C9">
      <w:pPr>
        <w:jc w:val="center"/>
        <w:rPr>
          <w:sz w:val="44"/>
          <w:szCs w:val="44"/>
        </w:rPr>
      </w:pPr>
    </w:p>
    <w:p w:rsidR="00AD43C9" w:rsidRPr="00EF7DF2" w:rsidRDefault="00AD43C9" w:rsidP="00AD43C9">
      <w:pPr>
        <w:jc w:val="center"/>
        <w:rPr>
          <w:sz w:val="48"/>
          <w:szCs w:val="48"/>
        </w:rPr>
      </w:pPr>
    </w:p>
    <w:p w:rsidR="00AD43C9" w:rsidRPr="000C4D7B" w:rsidRDefault="00AD43C9" w:rsidP="00EF7DF2">
      <w:pPr>
        <w:spacing w:line="360" w:lineRule="auto"/>
        <w:jc w:val="center"/>
        <w:rPr>
          <w:sz w:val="48"/>
          <w:szCs w:val="48"/>
        </w:rPr>
      </w:pPr>
      <w:r w:rsidRPr="000C4D7B">
        <w:rPr>
          <w:sz w:val="48"/>
          <w:szCs w:val="48"/>
        </w:rPr>
        <w:t>Michael Jardine</w:t>
      </w:r>
    </w:p>
    <w:p w:rsidR="00AD43C9" w:rsidRPr="000C4D7B" w:rsidRDefault="00AD43C9" w:rsidP="00EF7DF2">
      <w:pPr>
        <w:spacing w:line="360" w:lineRule="auto"/>
        <w:jc w:val="center"/>
        <w:rPr>
          <w:sz w:val="48"/>
          <w:szCs w:val="48"/>
        </w:rPr>
      </w:pPr>
      <w:r w:rsidRPr="000C4D7B">
        <w:rPr>
          <w:sz w:val="48"/>
          <w:szCs w:val="48"/>
        </w:rPr>
        <w:t>University of Edinburgh</w:t>
      </w:r>
    </w:p>
    <w:p w:rsidR="00AD43C9" w:rsidRPr="000C4D7B" w:rsidRDefault="00AD43C9" w:rsidP="00EF7DF2">
      <w:pPr>
        <w:spacing w:line="360" w:lineRule="auto"/>
        <w:jc w:val="center"/>
        <w:rPr>
          <w:sz w:val="48"/>
          <w:szCs w:val="48"/>
        </w:rPr>
      </w:pPr>
      <w:r w:rsidRPr="000C4D7B">
        <w:rPr>
          <w:sz w:val="48"/>
          <w:szCs w:val="48"/>
        </w:rPr>
        <w:t>Zoology Honours</w:t>
      </w:r>
    </w:p>
    <w:p w:rsidR="00AD43C9" w:rsidRPr="000C4D7B" w:rsidRDefault="00AD43C9" w:rsidP="00EF7DF2">
      <w:pPr>
        <w:spacing w:line="360" w:lineRule="auto"/>
        <w:jc w:val="center"/>
        <w:rPr>
          <w:sz w:val="48"/>
          <w:szCs w:val="48"/>
        </w:rPr>
      </w:pPr>
      <w:r w:rsidRPr="000C4D7B">
        <w:rPr>
          <w:sz w:val="48"/>
          <w:szCs w:val="48"/>
        </w:rPr>
        <w:t>22/04/2015</w:t>
      </w:r>
    </w:p>
    <w:p w:rsidR="00AD43C9" w:rsidRDefault="00EF7DF2" w:rsidP="008C6249">
      <w:pPr>
        <w:rPr>
          <w:b/>
          <w:sz w:val="28"/>
          <w:szCs w:val="28"/>
        </w:rPr>
      </w:pPr>
      <w:r>
        <w:rPr>
          <w:b/>
          <w:noProof/>
          <w:sz w:val="28"/>
          <w:szCs w:val="28"/>
          <w:lang w:eastAsia="en-GB"/>
        </w:rPr>
        <w:drawing>
          <wp:anchor distT="0" distB="0" distL="114300" distR="114300" simplePos="0" relativeHeight="251687424" behindDoc="1" locked="0" layoutInCell="1" allowOverlap="1">
            <wp:simplePos x="0" y="0"/>
            <wp:positionH relativeFrom="column">
              <wp:posOffset>742315</wp:posOffset>
            </wp:positionH>
            <wp:positionV relativeFrom="paragraph">
              <wp:posOffset>37465</wp:posOffset>
            </wp:positionV>
            <wp:extent cx="4362450" cy="2443480"/>
            <wp:effectExtent l="19050" t="0" r="0" b="0"/>
            <wp:wrapTight wrapText="bothSides">
              <wp:wrapPolygon edited="0">
                <wp:start x="-94" y="0"/>
                <wp:lineTo x="-94" y="21387"/>
                <wp:lineTo x="21600" y="21387"/>
                <wp:lineTo x="21600" y="0"/>
                <wp:lineTo x="-94" y="0"/>
              </wp:wrapPolygon>
            </wp:wrapTight>
            <wp:docPr id="12" name="Picture 1" descr="IMG_3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51.JPG"/>
                    <pic:cNvPicPr/>
                  </pic:nvPicPr>
                  <pic:blipFill>
                    <a:blip r:embed="rId9" cstate="print">
                      <a:lum bright="10000"/>
                    </a:blip>
                    <a:stretch>
                      <a:fillRect/>
                    </a:stretch>
                  </pic:blipFill>
                  <pic:spPr>
                    <a:xfrm>
                      <a:off x="0" y="0"/>
                      <a:ext cx="4362450" cy="2443480"/>
                    </a:xfrm>
                    <a:prstGeom prst="rect">
                      <a:avLst/>
                    </a:prstGeom>
                  </pic:spPr>
                </pic:pic>
              </a:graphicData>
            </a:graphic>
          </wp:anchor>
        </w:drawing>
      </w: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8C6249" w:rsidRDefault="008C6249" w:rsidP="008C6249">
      <w:pPr>
        <w:rPr>
          <w:sz w:val="28"/>
          <w:szCs w:val="28"/>
        </w:rPr>
      </w:pPr>
      <w:r w:rsidRPr="00E36B04">
        <w:rPr>
          <w:b/>
          <w:sz w:val="28"/>
          <w:szCs w:val="28"/>
        </w:rPr>
        <w:lastRenderedPageBreak/>
        <w:t>Contents</w:t>
      </w:r>
    </w:p>
    <w:p w:rsidR="00D174C7" w:rsidRPr="00D078EE" w:rsidRDefault="00D078EE" w:rsidP="008C6249">
      <w:pPr>
        <w:rPr>
          <w:szCs w:val="24"/>
          <w:u w:val="single"/>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D078EE">
        <w:rPr>
          <w:szCs w:val="24"/>
        </w:rPr>
        <w:t xml:space="preserve">           </w:t>
      </w:r>
      <w:r w:rsidR="00D174C7" w:rsidRPr="00D078EE">
        <w:rPr>
          <w:szCs w:val="24"/>
        </w:rPr>
        <w:t xml:space="preserve">     </w:t>
      </w:r>
      <w:r w:rsidR="00D174C7" w:rsidRPr="00D078EE">
        <w:rPr>
          <w:szCs w:val="24"/>
          <w:u w:val="single"/>
        </w:rPr>
        <w:t>Page Number</w:t>
      </w:r>
    </w:p>
    <w:p w:rsidR="008C6249" w:rsidRDefault="008C6249" w:rsidP="00514594">
      <w:pPr>
        <w:spacing w:line="360" w:lineRule="auto"/>
        <w:jc w:val="right"/>
        <w:rPr>
          <w:szCs w:val="24"/>
        </w:rPr>
      </w:pPr>
      <w:r>
        <w:rPr>
          <w:szCs w:val="24"/>
        </w:rPr>
        <w:t>Abstract................................................................................................</w:t>
      </w:r>
      <w:r w:rsidR="00DF5915">
        <w:rPr>
          <w:szCs w:val="24"/>
        </w:rPr>
        <w:t>.......</w:t>
      </w:r>
      <w:r w:rsidR="00EB7CB5">
        <w:rPr>
          <w:szCs w:val="24"/>
        </w:rPr>
        <w:t>..</w:t>
      </w:r>
      <w:r w:rsidR="00DF5915">
        <w:rPr>
          <w:szCs w:val="24"/>
        </w:rPr>
        <w:t>...............</w:t>
      </w:r>
      <w:r w:rsidR="00D174C7">
        <w:rPr>
          <w:szCs w:val="24"/>
        </w:rPr>
        <w:t>3</w:t>
      </w:r>
    </w:p>
    <w:p w:rsidR="00514594" w:rsidRDefault="00D174C7" w:rsidP="00514594">
      <w:pPr>
        <w:spacing w:line="360" w:lineRule="auto"/>
        <w:jc w:val="right"/>
        <w:rPr>
          <w:szCs w:val="24"/>
        </w:rPr>
      </w:pPr>
      <w:r>
        <w:rPr>
          <w:szCs w:val="24"/>
        </w:rPr>
        <w:t xml:space="preserve">1. </w:t>
      </w:r>
      <w:r w:rsidR="008C6249">
        <w:rPr>
          <w:szCs w:val="24"/>
        </w:rPr>
        <w:t>Introduction..........................................................................................</w:t>
      </w:r>
      <w:r w:rsidR="00DF5915">
        <w:rPr>
          <w:szCs w:val="24"/>
        </w:rPr>
        <w:t>.....</w:t>
      </w:r>
      <w:r w:rsidR="00EB7CB5">
        <w:rPr>
          <w:szCs w:val="24"/>
        </w:rPr>
        <w:t>..</w:t>
      </w:r>
      <w:r w:rsidR="00DF5915">
        <w:rPr>
          <w:szCs w:val="24"/>
        </w:rPr>
        <w:t>......</w:t>
      </w:r>
      <w:r w:rsidR="008C6249">
        <w:rPr>
          <w:szCs w:val="24"/>
        </w:rPr>
        <w:t>.......</w:t>
      </w:r>
      <w:r>
        <w:rPr>
          <w:szCs w:val="24"/>
        </w:rPr>
        <w:t>4</w:t>
      </w:r>
    </w:p>
    <w:p w:rsidR="00D174C7" w:rsidRDefault="00D174C7" w:rsidP="00514594">
      <w:pPr>
        <w:spacing w:line="360" w:lineRule="auto"/>
        <w:ind w:left="567" w:hanging="567"/>
        <w:jc w:val="right"/>
        <w:rPr>
          <w:szCs w:val="24"/>
        </w:rPr>
      </w:pPr>
      <w:r>
        <w:rPr>
          <w:szCs w:val="24"/>
        </w:rPr>
        <w:t>1.1 Theories of Ageing and the Knowledge Gap.........................</w:t>
      </w:r>
      <w:r w:rsidR="00DF5915">
        <w:rPr>
          <w:szCs w:val="24"/>
        </w:rPr>
        <w:t>..........</w:t>
      </w:r>
      <w:r w:rsidR="00514594">
        <w:rPr>
          <w:szCs w:val="24"/>
        </w:rPr>
        <w:t>...</w:t>
      </w:r>
      <w:r w:rsidR="00DF5915">
        <w:rPr>
          <w:szCs w:val="24"/>
        </w:rPr>
        <w:t>...</w:t>
      </w:r>
      <w:r>
        <w:rPr>
          <w:szCs w:val="24"/>
        </w:rPr>
        <w:t>......4</w:t>
      </w:r>
    </w:p>
    <w:p w:rsidR="00514594" w:rsidRDefault="00D174C7" w:rsidP="00514594">
      <w:pPr>
        <w:spacing w:line="360" w:lineRule="auto"/>
        <w:ind w:left="567" w:hanging="567"/>
        <w:jc w:val="right"/>
        <w:rPr>
          <w:szCs w:val="24"/>
        </w:rPr>
      </w:pPr>
      <w:r>
        <w:rPr>
          <w:szCs w:val="24"/>
        </w:rPr>
        <w:t>1.2 Larval Density..................................................................</w:t>
      </w:r>
      <w:r w:rsidR="00DF5915">
        <w:rPr>
          <w:szCs w:val="24"/>
        </w:rPr>
        <w:t>...............</w:t>
      </w:r>
      <w:r>
        <w:rPr>
          <w:szCs w:val="24"/>
        </w:rPr>
        <w:t>....</w:t>
      </w:r>
      <w:r w:rsidR="00514594">
        <w:rPr>
          <w:szCs w:val="24"/>
        </w:rPr>
        <w:t>...</w:t>
      </w:r>
      <w:r>
        <w:rPr>
          <w:szCs w:val="24"/>
        </w:rPr>
        <w:t>......6</w:t>
      </w:r>
    </w:p>
    <w:p w:rsidR="00D174C7" w:rsidRDefault="00514594" w:rsidP="00514594">
      <w:pPr>
        <w:spacing w:line="360" w:lineRule="auto"/>
        <w:ind w:left="567" w:hanging="567"/>
        <w:jc w:val="right"/>
        <w:rPr>
          <w:szCs w:val="24"/>
        </w:rPr>
      </w:pPr>
      <w:r>
        <w:rPr>
          <w:szCs w:val="24"/>
        </w:rPr>
        <w:t xml:space="preserve">1.3 The Study Species – </w:t>
      </w:r>
      <w:proofErr w:type="spellStart"/>
      <w:r w:rsidR="00D174C7">
        <w:rPr>
          <w:i/>
          <w:szCs w:val="24"/>
        </w:rPr>
        <w:t>Nicrophorus</w:t>
      </w:r>
      <w:proofErr w:type="spellEnd"/>
      <w:r w:rsidR="00D174C7">
        <w:rPr>
          <w:i/>
          <w:szCs w:val="24"/>
        </w:rPr>
        <w:t xml:space="preserve"> </w:t>
      </w:r>
      <w:proofErr w:type="spellStart"/>
      <w:r w:rsidR="00D174C7">
        <w:rPr>
          <w:i/>
          <w:szCs w:val="24"/>
        </w:rPr>
        <w:t>vespilloides</w:t>
      </w:r>
      <w:proofErr w:type="spellEnd"/>
      <w:r w:rsidR="00D174C7">
        <w:rPr>
          <w:szCs w:val="24"/>
        </w:rPr>
        <w:t>.......</w:t>
      </w:r>
      <w:r>
        <w:rPr>
          <w:szCs w:val="24"/>
        </w:rPr>
        <w:t>.</w:t>
      </w:r>
      <w:r w:rsidR="00D174C7">
        <w:rPr>
          <w:szCs w:val="24"/>
        </w:rPr>
        <w:t>...........</w:t>
      </w:r>
      <w:r w:rsidR="00DF5915">
        <w:rPr>
          <w:szCs w:val="24"/>
        </w:rPr>
        <w:t>...............</w:t>
      </w:r>
      <w:r w:rsidR="00D174C7">
        <w:rPr>
          <w:szCs w:val="24"/>
        </w:rPr>
        <w:t>.....</w:t>
      </w:r>
      <w:r>
        <w:rPr>
          <w:szCs w:val="24"/>
        </w:rPr>
        <w:t>..</w:t>
      </w:r>
      <w:r w:rsidR="00D174C7">
        <w:rPr>
          <w:szCs w:val="24"/>
        </w:rPr>
        <w:t>...7</w:t>
      </w:r>
    </w:p>
    <w:p w:rsidR="00D174C7" w:rsidRPr="00D174C7" w:rsidRDefault="00D174C7" w:rsidP="00514594">
      <w:pPr>
        <w:spacing w:line="360" w:lineRule="auto"/>
        <w:ind w:left="567" w:hanging="567"/>
        <w:jc w:val="right"/>
        <w:rPr>
          <w:szCs w:val="24"/>
        </w:rPr>
      </w:pPr>
      <w:r>
        <w:rPr>
          <w:szCs w:val="24"/>
        </w:rPr>
        <w:t>1.4 Manipulations and Predictions............................................</w:t>
      </w:r>
      <w:r w:rsidR="00DF5915">
        <w:rPr>
          <w:szCs w:val="24"/>
        </w:rPr>
        <w:t>............</w:t>
      </w:r>
      <w:r>
        <w:rPr>
          <w:szCs w:val="24"/>
        </w:rPr>
        <w:t>.........</w:t>
      </w:r>
      <w:r w:rsidR="00514594">
        <w:rPr>
          <w:szCs w:val="24"/>
        </w:rPr>
        <w:t>...</w:t>
      </w:r>
      <w:r>
        <w:rPr>
          <w:szCs w:val="24"/>
        </w:rPr>
        <w:t>.9</w:t>
      </w:r>
    </w:p>
    <w:p w:rsidR="008C6249" w:rsidRDefault="008142FF" w:rsidP="00514594">
      <w:pPr>
        <w:spacing w:line="360" w:lineRule="auto"/>
        <w:jc w:val="right"/>
        <w:rPr>
          <w:szCs w:val="24"/>
        </w:rPr>
      </w:pPr>
      <w:r>
        <w:rPr>
          <w:szCs w:val="24"/>
        </w:rPr>
        <w:t xml:space="preserve">2. </w:t>
      </w:r>
      <w:r w:rsidR="00EB7CB5">
        <w:rPr>
          <w:szCs w:val="24"/>
        </w:rPr>
        <w:t>Materials and Methods</w:t>
      </w:r>
      <w:r w:rsidR="008C6249">
        <w:rPr>
          <w:szCs w:val="24"/>
        </w:rPr>
        <w:t>...</w:t>
      </w:r>
      <w:r>
        <w:rPr>
          <w:szCs w:val="24"/>
        </w:rPr>
        <w:t>........................................................</w:t>
      </w:r>
      <w:r w:rsidR="008C6249">
        <w:rPr>
          <w:szCs w:val="24"/>
        </w:rPr>
        <w:t>....................</w:t>
      </w:r>
      <w:r w:rsidR="00DF5915">
        <w:rPr>
          <w:szCs w:val="24"/>
        </w:rPr>
        <w:t>...........</w:t>
      </w:r>
      <w:r w:rsidR="00514594">
        <w:rPr>
          <w:szCs w:val="24"/>
        </w:rPr>
        <w:t>.</w:t>
      </w:r>
      <w:r w:rsidR="00D174C7">
        <w:rPr>
          <w:szCs w:val="24"/>
        </w:rPr>
        <w:t>11</w:t>
      </w:r>
    </w:p>
    <w:p w:rsidR="00D174C7" w:rsidRDefault="00D174C7" w:rsidP="00514594">
      <w:pPr>
        <w:spacing w:line="360" w:lineRule="auto"/>
        <w:ind w:left="567" w:hanging="567"/>
        <w:jc w:val="right"/>
        <w:rPr>
          <w:szCs w:val="24"/>
        </w:rPr>
      </w:pPr>
      <w:r>
        <w:rPr>
          <w:szCs w:val="24"/>
        </w:rPr>
        <w:t>2.1 Stock Beetles Population.....................</w:t>
      </w:r>
      <w:r w:rsidR="00514594">
        <w:rPr>
          <w:szCs w:val="24"/>
        </w:rPr>
        <w:t>.</w:t>
      </w:r>
      <w:r>
        <w:rPr>
          <w:szCs w:val="24"/>
        </w:rPr>
        <w:t>......................................</w:t>
      </w:r>
      <w:r w:rsidR="00DF5915">
        <w:rPr>
          <w:szCs w:val="24"/>
        </w:rPr>
        <w:t>...........</w:t>
      </w:r>
      <w:r>
        <w:rPr>
          <w:szCs w:val="24"/>
        </w:rPr>
        <w:t>...</w:t>
      </w:r>
      <w:r w:rsidR="00514594">
        <w:rPr>
          <w:szCs w:val="24"/>
        </w:rPr>
        <w:t>..</w:t>
      </w:r>
      <w:r>
        <w:rPr>
          <w:szCs w:val="24"/>
        </w:rPr>
        <w:t>11</w:t>
      </w:r>
    </w:p>
    <w:p w:rsidR="00D174C7" w:rsidRDefault="00D174C7" w:rsidP="00514594">
      <w:pPr>
        <w:spacing w:line="360" w:lineRule="auto"/>
        <w:ind w:left="567" w:hanging="567"/>
        <w:jc w:val="right"/>
        <w:rPr>
          <w:szCs w:val="24"/>
        </w:rPr>
      </w:pPr>
      <w:r>
        <w:rPr>
          <w:szCs w:val="24"/>
        </w:rPr>
        <w:t>2.2 Density Treatment Set-up and Pre-adult Survival......</w:t>
      </w:r>
      <w:r w:rsidR="00514594">
        <w:rPr>
          <w:szCs w:val="24"/>
        </w:rPr>
        <w:t>.</w:t>
      </w:r>
      <w:r>
        <w:rPr>
          <w:szCs w:val="24"/>
        </w:rPr>
        <w:t>...</w:t>
      </w:r>
      <w:r w:rsidR="00514594">
        <w:rPr>
          <w:szCs w:val="24"/>
        </w:rPr>
        <w:t>.</w:t>
      </w:r>
      <w:r>
        <w:rPr>
          <w:szCs w:val="24"/>
        </w:rPr>
        <w:t>.........</w:t>
      </w:r>
      <w:r w:rsidR="00DF5915">
        <w:rPr>
          <w:szCs w:val="24"/>
        </w:rPr>
        <w:t>..................</w:t>
      </w:r>
      <w:r w:rsidR="00514594">
        <w:rPr>
          <w:szCs w:val="24"/>
        </w:rPr>
        <w:t>.</w:t>
      </w:r>
      <w:r>
        <w:rPr>
          <w:szCs w:val="24"/>
        </w:rPr>
        <w:t>11</w:t>
      </w:r>
    </w:p>
    <w:p w:rsidR="00D174C7" w:rsidRDefault="00D174C7" w:rsidP="00514594">
      <w:pPr>
        <w:spacing w:line="360" w:lineRule="auto"/>
        <w:ind w:left="567"/>
        <w:jc w:val="right"/>
        <w:rPr>
          <w:szCs w:val="24"/>
        </w:rPr>
      </w:pPr>
      <w:r>
        <w:rPr>
          <w:szCs w:val="24"/>
        </w:rPr>
        <w:t>2.3 Adulthood Mortality Track........</w:t>
      </w:r>
      <w:r w:rsidR="00514594">
        <w:rPr>
          <w:szCs w:val="24"/>
        </w:rPr>
        <w:t>.</w:t>
      </w:r>
      <w:r>
        <w:rPr>
          <w:szCs w:val="24"/>
        </w:rPr>
        <w:t>..................................</w:t>
      </w:r>
      <w:r w:rsidR="00DF5915">
        <w:rPr>
          <w:szCs w:val="24"/>
        </w:rPr>
        <w:t>......................</w:t>
      </w:r>
      <w:r>
        <w:rPr>
          <w:szCs w:val="24"/>
        </w:rPr>
        <w:t>........</w:t>
      </w:r>
      <w:r w:rsidR="00514594">
        <w:rPr>
          <w:szCs w:val="24"/>
        </w:rPr>
        <w:t>..</w:t>
      </w:r>
      <w:r>
        <w:rPr>
          <w:szCs w:val="24"/>
        </w:rPr>
        <w:t>14</w:t>
      </w:r>
    </w:p>
    <w:p w:rsidR="00D174C7" w:rsidRDefault="00D174C7" w:rsidP="00514594">
      <w:pPr>
        <w:spacing w:line="360" w:lineRule="auto"/>
        <w:ind w:left="567" w:hanging="567"/>
        <w:jc w:val="right"/>
        <w:rPr>
          <w:szCs w:val="24"/>
        </w:rPr>
      </w:pPr>
      <w:r>
        <w:rPr>
          <w:szCs w:val="24"/>
        </w:rPr>
        <w:t>2.4 Statistical Methods...........................................................</w:t>
      </w:r>
      <w:r w:rsidR="00DF5915">
        <w:rPr>
          <w:szCs w:val="24"/>
        </w:rPr>
        <w:t>......................</w:t>
      </w:r>
      <w:r>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2.4.1 Experimental Set-up.......................................................</w:t>
      </w:r>
      <w:r w:rsidR="00D078EE">
        <w:rPr>
          <w:szCs w:val="24"/>
        </w:rPr>
        <w:t>.</w:t>
      </w:r>
      <w:r>
        <w:rPr>
          <w:szCs w:val="24"/>
        </w:rPr>
        <w:t>.</w:t>
      </w:r>
      <w:r w:rsidR="00DF5915">
        <w:rPr>
          <w:szCs w:val="24"/>
        </w:rPr>
        <w:t>.</w:t>
      </w:r>
      <w:r w:rsidR="00D078EE">
        <w:rPr>
          <w:szCs w:val="24"/>
        </w:rPr>
        <w:t>.</w:t>
      </w:r>
      <w:r w:rsidR="00DF5915">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2.4.2 Pre-adult Survival.........................................................</w:t>
      </w:r>
      <w:r w:rsidR="00DF5915">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2.4.3 Size.........................................................................</w:t>
      </w:r>
      <w:r w:rsidR="00DF5915">
        <w:rPr>
          <w:szCs w:val="24"/>
        </w:rPr>
        <w:t>..................</w:t>
      </w:r>
      <w:r>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2.4.4 Mortality Analysis..................................................</w:t>
      </w:r>
      <w:r w:rsidR="00DF5915">
        <w:rPr>
          <w:szCs w:val="24"/>
        </w:rPr>
        <w:t>..................</w:t>
      </w:r>
      <w:r>
        <w:rPr>
          <w:szCs w:val="24"/>
        </w:rPr>
        <w:t>....</w:t>
      </w:r>
      <w:r w:rsidR="00514594">
        <w:rPr>
          <w:szCs w:val="24"/>
        </w:rPr>
        <w:t>.</w:t>
      </w:r>
      <w:r w:rsidR="00D078EE">
        <w:rPr>
          <w:szCs w:val="24"/>
        </w:rPr>
        <w:t>16</w:t>
      </w:r>
    </w:p>
    <w:p w:rsidR="008C6249" w:rsidRDefault="008142FF" w:rsidP="00514594">
      <w:pPr>
        <w:spacing w:line="360" w:lineRule="auto"/>
        <w:jc w:val="right"/>
        <w:rPr>
          <w:szCs w:val="24"/>
        </w:rPr>
      </w:pPr>
      <w:r>
        <w:rPr>
          <w:szCs w:val="24"/>
        </w:rPr>
        <w:t xml:space="preserve">3. </w:t>
      </w:r>
      <w:r w:rsidR="008C6249">
        <w:rPr>
          <w:szCs w:val="24"/>
        </w:rPr>
        <w:t>Results............</w:t>
      </w:r>
      <w:r>
        <w:rPr>
          <w:szCs w:val="24"/>
        </w:rPr>
        <w:t>.............................</w:t>
      </w:r>
      <w:r w:rsidR="008C6249">
        <w:rPr>
          <w:szCs w:val="24"/>
        </w:rPr>
        <w:t>.....................................................</w:t>
      </w:r>
      <w:r w:rsidR="00DF5915">
        <w:rPr>
          <w:szCs w:val="24"/>
        </w:rPr>
        <w:t>.........</w:t>
      </w:r>
      <w:r w:rsidR="008C6249">
        <w:rPr>
          <w:szCs w:val="24"/>
        </w:rPr>
        <w:t>.............</w:t>
      </w:r>
      <w:r w:rsidR="00D174C7">
        <w:rPr>
          <w:szCs w:val="24"/>
        </w:rPr>
        <w:t>18</w:t>
      </w:r>
    </w:p>
    <w:p w:rsidR="00D174C7" w:rsidRDefault="00D174C7" w:rsidP="00514594">
      <w:pPr>
        <w:spacing w:line="360" w:lineRule="auto"/>
        <w:jc w:val="right"/>
        <w:rPr>
          <w:szCs w:val="24"/>
        </w:rPr>
      </w:pPr>
      <w:r>
        <w:rPr>
          <w:szCs w:val="24"/>
        </w:rPr>
        <w:t>3.1 Experimental Set-up.......................................................</w:t>
      </w:r>
      <w:r w:rsidR="00DF5915">
        <w:rPr>
          <w:szCs w:val="24"/>
        </w:rPr>
        <w:t>.....................</w:t>
      </w:r>
      <w:r>
        <w:rPr>
          <w:szCs w:val="24"/>
        </w:rPr>
        <w:t>.....</w:t>
      </w:r>
      <w:r w:rsidR="00514594">
        <w:rPr>
          <w:szCs w:val="24"/>
        </w:rPr>
        <w:t>.</w:t>
      </w:r>
      <w:r>
        <w:rPr>
          <w:szCs w:val="24"/>
        </w:rPr>
        <w:t>18</w:t>
      </w:r>
    </w:p>
    <w:p w:rsidR="00D174C7" w:rsidRDefault="00D174C7" w:rsidP="00514594">
      <w:pPr>
        <w:spacing w:line="360" w:lineRule="auto"/>
        <w:jc w:val="right"/>
        <w:rPr>
          <w:szCs w:val="24"/>
        </w:rPr>
      </w:pPr>
      <w:r>
        <w:rPr>
          <w:szCs w:val="24"/>
        </w:rPr>
        <w:t>3.2 Pre-adult Survival.............................................</w:t>
      </w:r>
      <w:r w:rsidR="00514594">
        <w:rPr>
          <w:szCs w:val="24"/>
        </w:rPr>
        <w:t>.</w:t>
      </w:r>
      <w:r>
        <w:rPr>
          <w:szCs w:val="24"/>
        </w:rPr>
        <w:t>...................</w:t>
      </w:r>
      <w:r w:rsidR="00DF5915">
        <w:rPr>
          <w:szCs w:val="24"/>
        </w:rPr>
        <w:t>...............</w:t>
      </w:r>
      <w:r>
        <w:rPr>
          <w:szCs w:val="24"/>
        </w:rPr>
        <w:t>......</w:t>
      </w:r>
      <w:r w:rsidR="00514594">
        <w:rPr>
          <w:szCs w:val="24"/>
        </w:rPr>
        <w:t>.</w:t>
      </w:r>
      <w:r>
        <w:rPr>
          <w:szCs w:val="24"/>
        </w:rPr>
        <w:t>18</w:t>
      </w:r>
    </w:p>
    <w:p w:rsidR="00D174C7" w:rsidRDefault="00D174C7" w:rsidP="00514594">
      <w:pPr>
        <w:spacing w:line="360" w:lineRule="auto"/>
        <w:jc w:val="right"/>
        <w:rPr>
          <w:szCs w:val="24"/>
        </w:rPr>
      </w:pPr>
      <w:r>
        <w:rPr>
          <w:szCs w:val="24"/>
        </w:rPr>
        <w:t>3.3 Size.......................................................</w:t>
      </w:r>
      <w:r w:rsidR="00DF5915">
        <w:rPr>
          <w:szCs w:val="24"/>
        </w:rPr>
        <w:t>................................................</w:t>
      </w:r>
      <w:r>
        <w:rPr>
          <w:szCs w:val="24"/>
        </w:rPr>
        <w:t>...</w:t>
      </w:r>
      <w:r w:rsidR="00514594">
        <w:rPr>
          <w:szCs w:val="24"/>
        </w:rPr>
        <w:t>..</w:t>
      </w:r>
      <w:r>
        <w:rPr>
          <w:szCs w:val="24"/>
        </w:rPr>
        <w:t>19</w:t>
      </w:r>
    </w:p>
    <w:p w:rsidR="00D174C7" w:rsidRDefault="00D174C7" w:rsidP="00514594">
      <w:pPr>
        <w:spacing w:line="360" w:lineRule="auto"/>
        <w:jc w:val="right"/>
        <w:rPr>
          <w:szCs w:val="24"/>
        </w:rPr>
      </w:pPr>
      <w:r>
        <w:rPr>
          <w:szCs w:val="24"/>
        </w:rPr>
        <w:t>3.4 Mortality Analysis.............................................................</w:t>
      </w:r>
      <w:r w:rsidR="00DF5915">
        <w:rPr>
          <w:szCs w:val="24"/>
        </w:rPr>
        <w:t>........................</w:t>
      </w:r>
      <w:r>
        <w:rPr>
          <w:szCs w:val="24"/>
        </w:rPr>
        <w:t>.</w:t>
      </w:r>
      <w:r w:rsidR="00514594">
        <w:rPr>
          <w:szCs w:val="24"/>
        </w:rPr>
        <w:t>.</w:t>
      </w:r>
      <w:r>
        <w:rPr>
          <w:szCs w:val="24"/>
        </w:rPr>
        <w:t>20</w:t>
      </w:r>
    </w:p>
    <w:p w:rsidR="008C6249" w:rsidRDefault="008142FF" w:rsidP="00514594">
      <w:pPr>
        <w:spacing w:line="360" w:lineRule="auto"/>
        <w:jc w:val="right"/>
        <w:rPr>
          <w:szCs w:val="24"/>
        </w:rPr>
      </w:pPr>
      <w:r>
        <w:rPr>
          <w:szCs w:val="24"/>
        </w:rPr>
        <w:t xml:space="preserve">4. </w:t>
      </w:r>
      <w:r w:rsidR="008C6249">
        <w:rPr>
          <w:szCs w:val="24"/>
        </w:rPr>
        <w:t>Discussion.....</w:t>
      </w:r>
      <w:r>
        <w:rPr>
          <w:szCs w:val="24"/>
        </w:rPr>
        <w:t>.............................</w:t>
      </w:r>
      <w:r w:rsidR="008C6249">
        <w:rPr>
          <w:szCs w:val="24"/>
        </w:rPr>
        <w:t>...........................................................</w:t>
      </w:r>
      <w:r w:rsidR="00DF5915">
        <w:rPr>
          <w:szCs w:val="24"/>
        </w:rPr>
        <w:t>............</w:t>
      </w:r>
      <w:r w:rsidR="008C6249">
        <w:rPr>
          <w:szCs w:val="24"/>
        </w:rPr>
        <w:t>.....</w:t>
      </w:r>
      <w:r w:rsidR="00D174C7">
        <w:rPr>
          <w:szCs w:val="24"/>
        </w:rPr>
        <w:t>25</w:t>
      </w:r>
    </w:p>
    <w:p w:rsidR="00D174C7" w:rsidRDefault="00D174C7" w:rsidP="00514594">
      <w:pPr>
        <w:spacing w:line="360" w:lineRule="auto"/>
        <w:jc w:val="right"/>
        <w:rPr>
          <w:szCs w:val="24"/>
        </w:rPr>
      </w:pPr>
      <w:r>
        <w:rPr>
          <w:szCs w:val="24"/>
        </w:rPr>
        <w:t>4.1 Pre-adult Survival....................</w:t>
      </w:r>
      <w:r w:rsidR="00514594">
        <w:rPr>
          <w:szCs w:val="24"/>
        </w:rPr>
        <w:t>.</w:t>
      </w:r>
      <w:r>
        <w:rPr>
          <w:szCs w:val="24"/>
        </w:rPr>
        <w:t>.....................................................</w:t>
      </w:r>
      <w:r w:rsidR="00DF5915">
        <w:rPr>
          <w:szCs w:val="24"/>
        </w:rPr>
        <w:t>.</w:t>
      </w:r>
      <w:r>
        <w:rPr>
          <w:szCs w:val="24"/>
        </w:rPr>
        <w:t>.....</w:t>
      </w:r>
      <w:r w:rsidR="00DF5915">
        <w:rPr>
          <w:szCs w:val="24"/>
        </w:rPr>
        <w:t>..</w:t>
      </w:r>
      <w:r>
        <w:rPr>
          <w:szCs w:val="24"/>
        </w:rPr>
        <w:t>.....25</w:t>
      </w:r>
    </w:p>
    <w:p w:rsidR="00D174C7" w:rsidRDefault="00D174C7" w:rsidP="00514594">
      <w:pPr>
        <w:spacing w:line="360" w:lineRule="auto"/>
        <w:jc w:val="right"/>
        <w:rPr>
          <w:szCs w:val="24"/>
        </w:rPr>
      </w:pPr>
      <w:r>
        <w:rPr>
          <w:szCs w:val="24"/>
        </w:rPr>
        <w:t>4.2 Adulthood Mortality............................................................................</w:t>
      </w:r>
      <w:r w:rsidR="00DF5915">
        <w:rPr>
          <w:szCs w:val="24"/>
        </w:rPr>
        <w:t>...</w:t>
      </w:r>
      <w:r>
        <w:rPr>
          <w:szCs w:val="24"/>
        </w:rPr>
        <w:t>....</w:t>
      </w:r>
      <w:r w:rsidR="00514594">
        <w:rPr>
          <w:szCs w:val="24"/>
        </w:rPr>
        <w:t>.</w:t>
      </w:r>
      <w:r>
        <w:rPr>
          <w:szCs w:val="24"/>
        </w:rPr>
        <w:t>26</w:t>
      </w:r>
    </w:p>
    <w:p w:rsidR="00D174C7" w:rsidRDefault="00D174C7" w:rsidP="00514594">
      <w:pPr>
        <w:spacing w:line="360" w:lineRule="auto"/>
        <w:jc w:val="right"/>
        <w:rPr>
          <w:szCs w:val="24"/>
        </w:rPr>
      </w:pPr>
      <w:r>
        <w:rPr>
          <w:szCs w:val="24"/>
        </w:rPr>
        <w:t>4.3 Relation to Predictions........................................................................</w:t>
      </w:r>
      <w:r w:rsidR="00DF5915">
        <w:rPr>
          <w:szCs w:val="24"/>
        </w:rPr>
        <w:t>....</w:t>
      </w:r>
      <w:r>
        <w:rPr>
          <w:szCs w:val="24"/>
        </w:rPr>
        <w:t>..</w:t>
      </w:r>
      <w:r w:rsidR="00514594">
        <w:rPr>
          <w:szCs w:val="24"/>
        </w:rPr>
        <w:t>.</w:t>
      </w:r>
      <w:r>
        <w:rPr>
          <w:szCs w:val="24"/>
        </w:rPr>
        <w:t>29</w:t>
      </w:r>
    </w:p>
    <w:p w:rsidR="00D174C7" w:rsidRDefault="00D174C7" w:rsidP="00514594">
      <w:pPr>
        <w:spacing w:line="360" w:lineRule="auto"/>
        <w:jc w:val="right"/>
        <w:rPr>
          <w:szCs w:val="24"/>
        </w:rPr>
      </w:pPr>
      <w:r>
        <w:rPr>
          <w:szCs w:val="24"/>
        </w:rPr>
        <w:t>4.4 The Effect of Size.................................................................................</w:t>
      </w:r>
      <w:r w:rsidR="00DF5915">
        <w:rPr>
          <w:szCs w:val="24"/>
        </w:rPr>
        <w:t>..</w:t>
      </w:r>
      <w:r>
        <w:rPr>
          <w:szCs w:val="24"/>
        </w:rPr>
        <w:t>..</w:t>
      </w:r>
      <w:r w:rsidR="00514594">
        <w:rPr>
          <w:szCs w:val="24"/>
        </w:rPr>
        <w:t>.</w:t>
      </w:r>
      <w:r>
        <w:rPr>
          <w:szCs w:val="24"/>
        </w:rPr>
        <w:t>30</w:t>
      </w:r>
    </w:p>
    <w:p w:rsidR="00D174C7" w:rsidRDefault="00D174C7" w:rsidP="00514594">
      <w:pPr>
        <w:spacing w:line="360" w:lineRule="auto"/>
        <w:jc w:val="right"/>
        <w:rPr>
          <w:szCs w:val="24"/>
        </w:rPr>
      </w:pPr>
      <w:r>
        <w:rPr>
          <w:szCs w:val="24"/>
        </w:rPr>
        <w:t>4.5 Application to Ageing.................................................................................32</w:t>
      </w:r>
    </w:p>
    <w:p w:rsidR="00D174C7" w:rsidRDefault="00DF5915" w:rsidP="00514594">
      <w:pPr>
        <w:spacing w:line="360" w:lineRule="auto"/>
        <w:jc w:val="right"/>
        <w:rPr>
          <w:szCs w:val="24"/>
        </w:rPr>
      </w:pPr>
      <w:r>
        <w:rPr>
          <w:szCs w:val="24"/>
        </w:rPr>
        <w:t>4.6 Future Perspectives..................................................................................</w:t>
      </w:r>
      <w:r w:rsidR="00514594">
        <w:rPr>
          <w:szCs w:val="24"/>
        </w:rPr>
        <w:t>.</w:t>
      </w:r>
      <w:r>
        <w:rPr>
          <w:szCs w:val="24"/>
        </w:rPr>
        <w:t>33</w:t>
      </w:r>
    </w:p>
    <w:p w:rsidR="00DF5915" w:rsidRDefault="00DF5915" w:rsidP="00514594">
      <w:pPr>
        <w:spacing w:line="360" w:lineRule="auto"/>
        <w:jc w:val="right"/>
        <w:rPr>
          <w:szCs w:val="24"/>
        </w:rPr>
      </w:pPr>
      <w:r>
        <w:rPr>
          <w:szCs w:val="24"/>
        </w:rPr>
        <w:t>4.7 Conclusion.................................................................................................35</w:t>
      </w:r>
    </w:p>
    <w:p w:rsidR="008C6249" w:rsidRDefault="008C6249" w:rsidP="00514594">
      <w:pPr>
        <w:spacing w:line="360" w:lineRule="auto"/>
        <w:jc w:val="right"/>
        <w:rPr>
          <w:szCs w:val="24"/>
        </w:rPr>
      </w:pPr>
      <w:r>
        <w:rPr>
          <w:szCs w:val="24"/>
        </w:rPr>
        <w:t>Acknowledgements............................................................................................</w:t>
      </w:r>
      <w:r w:rsidR="00DF5915">
        <w:rPr>
          <w:szCs w:val="24"/>
        </w:rPr>
        <w:t>.......</w:t>
      </w:r>
      <w:r w:rsidR="00514594">
        <w:rPr>
          <w:szCs w:val="24"/>
        </w:rPr>
        <w:t>.</w:t>
      </w:r>
      <w:r w:rsidR="00DF5915">
        <w:rPr>
          <w:szCs w:val="24"/>
        </w:rPr>
        <w:t>36</w:t>
      </w:r>
    </w:p>
    <w:p w:rsidR="008C6249" w:rsidRDefault="008C6249" w:rsidP="00514594">
      <w:pPr>
        <w:spacing w:line="360" w:lineRule="auto"/>
        <w:jc w:val="right"/>
        <w:rPr>
          <w:szCs w:val="24"/>
        </w:rPr>
      </w:pPr>
      <w:r>
        <w:rPr>
          <w:szCs w:val="24"/>
        </w:rPr>
        <w:t>References........................................................................................................</w:t>
      </w:r>
      <w:r w:rsidR="00DF5915">
        <w:rPr>
          <w:szCs w:val="24"/>
        </w:rPr>
        <w:t>.....</w:t>
      </w:r>
      <w:r>
        <w:rPr>
          <w:szCs w:val="24"/>
        </w:rPr>
        <w:t>....</w:t>
      </w:r>
      <w:r w:rsidR="00DF5915">
        <w:rPr>
          <w:szCs w:val="24"/>
        </w:rPr>
        <w:t>36</w:t>
      </w:r>
    </w:p>
    <w:p w:rsidR="008C6249" w:rsidRDefault="008C6249" w:rsidP="00514594">
      <w:pPr>
        <w:spacing w:line="360" w:lineRule="auto"/>
        <w:jc w:val="right"/>
        <w:rPr>
          <w:szCs w:val="24"/>
        </w:rPr>
      </w:pPr>
      <w:r>
        <w:rPr>
          <w:szCs w:val="24"/>
        </w:rPr>
        <w:t>Appendix.................................................................................</w:t>
      </w:r>
      <w:r w:rsidR="00DF5915">
        <w:rPr>
          <w:szCs w:val="24"/>
        </w:rPr>
        <w:t>......................</w:t>
      </w:r>
      <w:r w:rsidR="00514594">
        <w:rPr>
          <w:szCs w:val="24"/>
        </w:rPr>
        <w:t>.</w:t>
      </w:r>
      <w:r w:rsidR="00DF5915">
        <w:rPr>
          <w:szCs w:val="24"/>
        </w:rPr>
        <w:t>..</w:t>
      </w:r>
      <w:r w:rsidR="00D174C7">
        <w:rPr>
          <w:szCs w:val="24"/>
        </w:rPr>
        <w:t>...45 (A1)</w:t>
      </w:r>
    </w:p>
    <w:p w:rsidR="009B2D1B" w:rsidRPr="009B2D1B" w:rsidRDefault="009B2D1B" w:rsidP="009B2D1B">
      <w:pPr>
        <w:jc w:val="center"/>
        <w:rPr>
          <w:b/>
          <w:i/>
          <w:sz w:val="36"/>
          <w:szCs w:val="36"/>
        </w:rPr>
      </w:pPr>
      <w:r w:rsidRPr="009B2D1B">
        <w:rPr>
          <w:b/>
          <w:sz w:val="36"/>
          <w:szCs w:val="36"/>
        </w:rPr>
        <w:lastRenderedPageBreak/>
        <w:t xml:space="preserve">The Effect of Larval Density on Ageing in </w:t>
      </w:r>
      <w:proofErr w:type="spellStart"/>
      <w:r w:rsidRPr="009B2D1B">
        <w:rPr>
          <w:b/>
          <w:i/>
          <w:sz w:val="36"/>
          <w:szCs w:val="36"/>
        </w:rPr>
        <w:t>Nicrophorus</w:t>
      </w:r>
      <w:proofErr w:type="spellEnd"/>
      <w:r w:rsidRPr="009B2D1B">
        <w:rPr>
          <w:b/>
          <w:i/>
          <w:sz w:val="36"/>
          <w:szCs w:val="36"/>
        </w:rPr>
        <w:t xml:space="preserve"> </w:t>
      </w:r>
      <w:proofErr w:type="spellStart"/>
      <w:r w:rsidRPr="009B2D1B">
        <w:rPr>
          <w:b/>
          <w:i/>
          <w:sz w:val="36"/>
          <w:szCs w:val="36"/>
        </w:rPr>
        <w:t>vespilloides</w:t>
      </w:r>
      <w:proofErr w:type="spellEnd"/>
    </w:p>
    <w:p w:rsidR="009B2D1B" w:rsidRDefault="009B2D1B" w:rsidP="008C6249">
      <w:pPr>
        <w:rPr>
          <w:b/>
          <w:sz w:val="28"/>
          <w:szCs w:val="28"/>
        </w:rPr>
      </w:pPr>
    </w:p>
    <w:p w:rsidR="009B2D1B" w:rsidRDefault="009B2D1B" w:rsidP="008C6249">
      <w:pPr>
        <w:rPr>
          <w:b/>
          <w:sz w:val="28"/>
          <w:szCs w:val="28"/>
        </w:rPr>
      </w:pPr>
    </w:p>
    <w:p w:rsidR="009B2D1B" w:rsidRDefault="009B2D1B" w:rsidP="008C6249">
      <w:pPr>
        <w:rPr>
          <w:b/>
          <w:sz w:val="28"/>
          <w:szCs w:val="28"/>
        </w:rPr>
      </w:pPr>
    </w:p>
    <w:p w:rsidR="008C6249" w:rsidRDefault="008C6249" w:rsidP="008C6249">
      <w:pPr>
        <w:rPr>
          <w:sz w:val="28"/>
          <w:szCs w:val="28"/>
        </w:rPr>
      </w:pPr>
      <w:r>
        <w:rPr>
          <w:b/>
          <w:sz w:val="28"/>
          <w:szCs w:val="28"/>
        </w:rPr>
        <w:t>Abstract</w:t>
      </w:r>
    </w:p>
    <w:p w:rsidR="008C6249" w:rsidRDefault="008C6249" w:rsidP="008C6249">
      <w:pPr>
        <w:spacing w:line="360" w:lineRule="auto"/>
        <w:rPr>
          <w:sz w:val="28"/>
          <w:szCs w:val="28"/>
        </w:rPr>
      </w:pPr>
    </w:p>
    <w:p w:rsidR="008C6249" w:rsidRPr="009114E3" w:rsidRDefault="008C6249" w:rsidP="008C6249">
      <w:pPr>
        <w:spacing w:line="360" w:lineRule="auto"/>
        <w:rPr>
          <w:szCs w:val="24"/>
        </w:rPr>
      </w:pPr>
      <w:r>
        <w:rPr>
          <w:szCs w:val="24"/>
        </w:rPr>
        <w:t>Ageing is deleterious as it limits lifetime fitness. Two theories have been proposed to explain ageing: mutation accumulation and antagonistic pleiotrophy but</w:t>
      </w:r>
      <w:r>
        <w:t xml:space="preserve"> how ageing has evolved in response to environmental influences is less well understood. An environmental influence that could be important is larval density, a measure of competition experienced during early life. Larval density of </w:t>
      </w:r>
      <w:proofErr w:type="spellStart"/>
      <w:r>
        <w:rPr>
          <w:i/>
        </w:rPr>
        <w:t>Nicrophorus</w:t>
      </w:r>
      <w:proofErr w:type="spellEnd"/>
      <w:r>
        <w:rPr>
          <w:i/>
        </w:rPr>
        <w:t xml:space="preserve"> </w:t>
      </w:r>
      <w:proofErr w:type="spellStart"/>
      <w:r>
        <w:rPr>
          <w:i/>
        </w:rPr>
        <w:t>vespilloides</w:t>
      </w:r>
      <w:proofErr w:type="spellEnd"/>
      <w:r>
        <w:rPr>
          <w:i/>
        </w:rPr>
        <w:t xml:space="preserve"> </w:t>
      </w:r>
      <w:r>
        <w:t>larvae was manipulated to create high, medium and low density broods to answer the question of what effect density has on patterns of mortality which could impact on the evolution of ageing. Survival to adulthood, size and lifespan were recorded and Cox proportional hazards model used for analysis. The experiment found that high density beetles were smaller than medium and low density beetles. High and medium density beetles did not differ in mortality risk but low density beetles showed greater mortality as adults. Selection in high and medium densities removed the weak during the larval stage resulting in only stronger beetles with low risk of mortality living to adulthood. Low density beetles had not experienced the same selective pressure, therefore weak beetles survived to adulthood. Low density beetles suffered from low pre-adult survival due to mould which killed off whole broods. It was found that larval density alters the pattern of age specific mortality and thereby the strength of selection which can potentially alter how ageing evolves. Environmental impacts, such as larval density, can therefore lead to changes in how ageing evolves and explain the incredibly varied patterns seen in nature. Future expansions could measure the deterioration of beetle physiology and use of antifungal treatments could prevent mould.</w:t>
      </w:r>
    </w:p>
    <w:p w:rsidR="008C6249" w:rsidRDefault="008C6249">
      <w:pPr>
        <w:spacing w:line="360" w:lineRule="auto"/>
        <w:rPr>
          <w:b/>
          <w:sz w:val="28"/>
          <w:szCs w:val="28"/>
        </w:rPr>
      </w:pPr>
    </w:p>
    <w:p w:rsidR="00E9447F" w:rsidRDefault="00E9447F">
      <w:pPr>
        <w:spacing w:line="360" w:lineRule="auto"/>
        <w:rPr>
          <w:b/>
          <w:sz w:val="28"/>
          <w:szCs w:val="28"/>
        </w:rPr>
      </w:pPr>
    </w:p>
    <w:p w:rsidR="00E9447F" w:rsidRDefault="00E9447F">
      <w:pPr>
        <w:spacing w:line="360" w:lineRule="auto"/>
        <w:rPr>
          <w:b/>
          <w:sz w:val="28"/>
          <w:szCs w:val="28"/>
        </w:rPr>
      </w:pPr>
    </w:p>
    <w:p w:rsidR="009B2D1B" w:rsidRDefault="009B2D1B">
      <w:pPr>
        <w:spacing w:line="360" w:lineRule="auto"/>
        <w:rPr>
          <w:b/>
          <w:sz w:val="28"/>
          <w:szCs w:val="28"/>
        </w:rPr>
      </w:pPr>
    </w:p>
    <w:p w:rsidR="00C60A89" w:rsidRPr="00F1165E" w:rsidRDefault="00EC1CDE">
      <w:pPr>
        <w:spacing w:line="360" w:lineRule="auto"/>
        <w:rPr>
          <w:b/>
          <w:sz w:val="28"/>
          <w:szCs w:val="28"/>
        </w:rPr>
      </w:pPr>
      <w:r>
        <w:rPr>
          <w:b/>
          <w:sz w:val="28"/>
          <w:szCs w:val="28"/>
        </w:rPr>
        <w:lastRenderedPageBreak/>
        <w:t xml:space="preserve">1. </w:t>
      </w:r>
      <w:r w:rsidRPr="00F1165E">
        <w:rPr>
          <w:b/>
          <w:sz w:val="28"/>
          <w:szCs w:val="28"/>
        </w:rPr>
        <w:t>Introduction</w:t>
      </w:r>
    </w:p>
    <w:p w:rsidR="00EB7CB5" w:rsidRDefault="00EB7CB5" w:rsidP="003572AB">
      <w:pPr>
        <w:spacing w:line="360" w:lineRule="auto"/>
        <w:ind w:firstLine="709"/>
      </w:pPr>
    </w:p>
    <w:p w:rsidR="003572AB" w:rsidRDefault="009B79FE" w:rsidP="00EB7CB5">
      <w:pPr>
        <w:spacing w:line="360" w:lineRule="auto"/>
      </w:pPr>
      <w:r>
        <w:t>Death is an evolutionary paradox</w:t>
      </w:r>
      <w:r w:rsidR="00927110">
        <w:t xml:space="preserve"> (Partridge and Barton 1993)</w:t>
      </w:r>
      <w:r>
        <w:t xml:space="preserve">. </w:t>
      </w:r>
      <w:r w:rsidR="00F55E3A">
        <w:t>Long life provides more opportunities to reproduce and hence achieve greater fitness, yet natural selection has given</w:t>
      </w:r>
      <w:r w:rsidR="000F658D">
        <w:t xml:space="preserve"> rise to finite life-</w:t>
      </w:r>
      <w:r w:rsidR="00F55E3A">
        <w:t>spans in the majority of species</w:t>
      </w:r>
      <w:r w:rsidR="001D4F98">
        <w:t xml:space="preserve"> (Priest </w:t>
      </w:r>
      <w:r w:rsidR="001D4F98">
        <w:rPr>
          <w:i/>
        </w:rPr>
        <w:t>et al.</w:t>
      </w:r>
      <w:r w:rsidR="001D4F98">
        <w:t xml:space="preserve"> 2002; Williams 1957)</w:t>
      </w:r>
      <w:r w:rsidR="00F55E3A">
        <w:t>.</w:t>
      </w:r>
      <w:r w:rsidR="001D4F98">
        <w:t xml:space="preserve"> </w:t>
      </w:r>
      <w:r w:rsidR="00C8495D">
        <w:t xml:space="preserve">Limited </w:t>
      </w:r>
      <w:proofErr w:type="gramStart"/>
      <w:r w:rsidR="00C8495D">
        <w:t>life is not determined by wear and tear</w:t>
      </w:r>
      <w:proofErr w:type="gramEnd"/>
      <w:r w:rsidR="00C8495D">
        <w:t xml:space="preserve"> but by intrinsic genetic effects that should be removed by selection (Kenyon 2010; </w:t>
      </w:r>
      <w:proofErr w:type="spellStart"/>
      <w:r w:rsidR="00C8495D">
        <w:t>Ljubunic</w:t>
      </w:r>
      <w:proofErr w:type="spellEnd"/>
      <w:r w:rsidR="00C8495D">
        <w:t xml:space="preserve"> and </w:t>
      </w:r>
      <w:proofErr w:type="spellStart"/>
      <w:r w:rsidR="00C8495D">
        <w:t>Reznick</w:t>
      </w:r>
      <w:proofErr w:type="spellEnd"/>
      <w:r w:rsidR="00C8495D">
        <w:t xml:space="preserve"> 2009). </w:t>
      </w:r>
      <w:r w:rsidR="00927110">
        <w:t>What is more</w:t>
      </w:r>
      <w:r w:rsidR="00C8495D">
        <w:t>,</w:t>
      </w:r>
      <w:r w:rsidR="00927110">
        <w:t xml:space="preserve"> d</w:t>
      </w:r>
      <w:r w:rsidR="00EC1CDE">
        <w:t xml:space="preserve">eath is usually preceded by </w:t>
      </w:r>
      <w:r>
        <w:t>“</w:t>
      </w:r>
      <w:r w:rsidR="003572AB">
        <w:t xml:space="preserve">intimations </w:t>
      </w:r>
      <w:r w:rsidR="00EC1CDE">
        <w:t>of death</w:t>
      </w:r>
      <w:r>
        <w:t>”</w:t>
      </w:r>
      <w:r w:rsidR="00EC1CDE">
        <w:t xml:space="preserve"> (Partridge and Barton 1993) where an organism experiences a marked intrinsic decline in reproductive and physiological function and an increase in the likelihood of mortality with age (Partridge and Gems 2002). This p</w:t>
      </w:r>
      <w:r w:rsidR="003572AB">
        <w:t xml:space="preserve">henomenon is known as ageing or </w:t>
      </w:r>
      <w:r w:rsidR="00EC1CDE">
        <w:t>senescence.</w:t>
      </w:r>
    </w:p>
    <w:p w:rsidR="003572AB" w:rsidRDefault="003572AB" w:rsidP="003572AB">
      <w:pPr>
        <w:spacing w:line="360" w:lineRule="auto"/>
        <w:ind w:firstLine="709"/>
      </w:pPr>
    </w:p>
    <w:p w:rsidR="00C60A89" w:rsidRDefault="00EC1CDE" w:rsidP="003572AB">
      <w:pPr>
        <w:spacing w:line="360" w:lineRule="auto"/>
        <w:ind w:firstLine="709"/>
      </w:pPr>
      <w:r>
        <w:t>Ageing is deleterious</w:t>
      </w:r>
      <w:r w:rsidR="003572AB">
        <w:t>,</w:t>
      </w:r>
      <w:r>
        <w:t xml:space="preserve"> as it negatively impacts on other aspects of life</w:t>
      </w:r>
      <w:r w:rsidR="00C771F5">
        <w:t xml:space="preserve"> </w:t>
      </w:r>
      <w:r>
        <w:t>history</w:t>
      </w:r>
      <w:r w:rsidR="00C771F5">
        <w:t>,</w:t>
      </w:r>
      <w:r>
        <w:t xml:space="preserve"> such as reproduction</w:t>
      </w:r>
      <w:r w:rsidR="003572AB">
        <w:t>,</w:t>
      </w:r>
      <w:r>
        <w:t xml:space="preserve"> and reduces the maximum potential lifetime fitness of an individual (</w:t>
      </w:r>
      <w:proofErr w:type="spellStart"/>
      <w:r>
        <w:t>Bonsall</w:t>
      </w:r>
      <w:proofErr w:type="spellEnd"/>
      <w:r>
        <w:t xml:space="preserve"> 2006). Despite this, all animals experience ageing, apart from a few specific cases such as the hydra (Martinez 1998; Metcalf and </w:t>
      </w:r>
      <w:proofErr w:type="spellStart"/>
      <w:r>
        <w:t>Pavard</w:t>
      </w:r>
      <w:proofErr w:type="spellEnd"/>
      <w:r>
        <w:t xml:space="preserve"> 2006). Ageing is clearly under the influence of selection due its common occurrence in nature, large variation between species</w:t>
      </w:r>
      <w:r w:rsidR="003572AB">
        <w:t>,</w:t>
      </w:r>
      <w:r>
        <w:t xml:space="preserve"> and the contrast of multi-cellular animals to unicellular organism</w:t>
      </w:r>
      <w:r w:rsidR="003572AB">
        <w:t>s</w:t>
      </w:r>
      <w:r>
        <w:t xml:space="preserve"> that show no signs of ageing (Charlesworth 2000; Kenyon 2010). Indeed, if primordial replicators experienced ageing then </w:t>
      </w:r>
      <w:proofErr w:type="spellStart"/>
      <w:r w:rsidR="00EB7CB5">
        <w:t>multi</w:t>
      </w:r>
      <w:r>
        <w:t>cellular</w:t>
      </w:r>
      <w:proofErr w:type="spellEnd"/>
      <w:r>
        <w:t xml:space="preserve"> life would </w:t>
      </w:r>
      <w:r w:rsidR="00E9447F">
        <w:t>never have evolved (Dawkins 2006</w:t>
      </w:r>
      <w:r w:rsidR="00C8495D">
        <w:t>; Partridge and Barton 1993).</w:t>
      </w:r>
      <w:r w:rsidR="000F658D">
        <w:t xml:space="preserve"> </w:t>
      </w:r>
      <w:r w:rsidR="00EB7CB5">
        <w:t xml:space="preserve">The peculiar </w:t>
      </w:r>
      <w:r w:rsidR="00357983">
        <w:t xml:space="preserve">nature of ageing has long captured the interests of evolutionary biologists who seek to </w:t>
      </w:r>
      <w:r w:rsidR="000F658D">
        <w:t xml:space="preserve">explain </w:t>
      </w:r>
      <w:r w:rsidR="00357983">
        <w:t xml:space="preserve">why </w:t>
      </w:r>
      <w:r w:rsidR="000F658D">
        <w:t>ageing occurs and to understand the se</w:t>
      </w:r>
      <w:r w:rsidR="00EB7CB5">
        <w:t>lective influences that have le</w:t>
      </w:r>
      <w:r w:rsidR="000F658D">
        <w:t xml:space="preserve">d to the incredibly diverse patterns of ageing seen in nature </w:t>
      </w:r>
      <w:r w:rsidR="00357983">
        <w:t>(Charlesworth 2000</w:t>
      </w:r>
      <w:r w:rsidR="000F658D">
        <w:t xml:space="preserve">; Jones </w:t>
      </w:r>
      <w:r w:rsidR="000F658D" w:rsidRPr="000F658D">
        <w:rPr>
          <w:i/>
        </w:rPr>
        <w:t>et al.</w:t>
      </w:r>
      <w:r w:rsidR="000F658D">
        <w:t xml:space="preserve"> 2014</w:t>
      </w:r>
      <w:r w:rsidR="00357983">
        <w:t>).</w:t>
      </w:r>
    </w:p>
    <w:p w:rsidR="003572AB" w:rsidRDefault="003572AB">
      <w:pPr>
        <w:spacing w:line="360" w:lineRule="auto"/>
      </w:pPr>
    </w:p>
    <w:p w:rsidR="00C60A89" w:rsidRPr="007D4BDB" w:rsidRDefault="00EC1CDE">
      <w:pPr>
        <w:spacing w:line="360" w:lineRule="auto"/>
        <w:rPr>
          <w:u w:val="single"/>
        </w:rPr>
      </w:pPr>
      <w:r>
        <w:rPr>
          <w:u w:val="single"/>
        </w:rPr>
        <w:t xml:space="preserve">1.1 </w:t>
      </w:r>
      <w:r w:rsidR="00D174C7">
        <w:rPr>
          <w:u w:val="single"/>
        </w:rPr>
        <w:t>Theories of A</w:t>
      </w:r>
      <w:r w:rsidRPr="007D4BDB">
        <w:rPr>
          <w:u w:val="single"/>
        </w:rPr>
        <w:t xml:space="preserve">geing and the </w:t>
      </w:r>
      <w:r w:rsidR="00D174C7">
        <w:rPr>
          <w:u w:val="single"/>
        </w:rPr>
        <w:t>Knowledge G</w:t>
      </w:r>
      <w:r>
        <w:rPr>
          <w:u w:val="single"/>
        </w:rPr>
        <w:t>ap</w:t>
      </w:r>
    </w:p>
    <w:p w:rsidR="005A4418" w:rsidRDefault="00EC1CDE" w:rsidP="005A4418">
      <w:pPr>
        <w:spacing w:line="360" w:lineRule="auto"/>
      </w:pPr>
      <w:r>
        <w:t xml:space="preserve">Evolutionary theories of ageing are based on the principle that the strength of selection declines with age (Hamilton 1966). Even in the absence of ageing the strength of selection declines over time since individuals die due to stochastic environmental </w:t>
      </w:r>
      <w:r w:rsidR="003572AB">
        <w:t>e</w:t>
      </w:r>
      <w:r>
        <w:t>ffects</w:t>
      </w:r>
      <w:r w:rsidR="00C771F5">
        <w:t xml:space="preserve">: </w:t>
      </w:r>
      <w:r>
        <w:t xml:space="preserve">the likelihood of surviving to age A is greater than to age A+1 (Williams 1957). The strength of selection also depends on reproductive potential </w:t>
      </w:r>
      <w:r>
        <w:lastRenderedPageBreak/>
        <w:t>since any gene expressed after reproduction will be less strongly influenced by selection as genes have already been passed on</w:t>
      </w:r>
      <w:r w:rsidRPr="007D4BDB">
        <w:t xml:space="preserve"> </w:t>
      </w:r>
      <w:r>
        <w:t>(Fisher 1930; Partridge and Barton 1996). Therefore</w:t>
      </w:r>
      <w:r w:rsidR="00C771F5">
        <w:t>,</w:t>
      </w:r>
      <w:r>
        <w:t xml:space="preserve"> a deleterious mutation expressed at a young age will have a greater impact on the fitness of an organism than one expressed late in life because most carriers of the gene have already died or reproduced (Hamilton 1966; Williams 1957). To exp</w:t>
      </w:r>
      <w:r w:rsidR="00C771F5">
        <w:t>lain the occurrence of ageing, t</w:t>
      </w:r>
      <w:r>
        <w:t>wo main</w:t>
      </w:r>
      <w:r w:rsidR="00C771F5">
        <w:t>,</w:t>
      </w:r>
      <w:r>
        <w:t xml:space="preserve"> non-exclusive theories have developed from this pattern of selection:</w:t>
      </w:r>
    </w:p>
    <w:p w:rsidR="00601C00" w:rsidRDefault="00601C00" w:rsidP="005A4418">
      <w:pPr>
        <w:spacing w:line="360" w:lineRule="auto"/>
      </w:pPr>
    </w:p>
    <w:p w:rsidR="005A4418" w:rsidRDefault="005A4418" w:rsidP="005A4418">
      <w:pPr>
        <w:spacing w:line="360" w:lineRule="auto"/>
      </w:pPr>
      <w:r>
        <w:t xml:space="preserve"> 1) </w:t>
      </w:r>
      <w:r w:rsidR="00EC1CDE">
        <w:t>Mutation accumulation (MA) (Medawar 1952)</w:t>
      </w:r>
    </w:p>
    <w:p w:rsidR="005A4418" w:rsidRDefault="005A4418" w:rsidP="005A4418">
      <w:pPr>
        <w:spacing w:line="360" w:lineRule="auto"/>
      </w:pPr>
      <w:r>
        <w:t xml:space="preserve"> 2) A</w:t>
      </w:r>
      <w:r w:rsidR="00EC1CDE">
        <w:t xml:space="preserve">ntagonistic </w:t>
      </w:r>
      <w:proofErr w:type="spellStart"/>
      <w:r w:rsidR="00EC1CDE">
        <w:t>p</w:t>
      </w:r>
      <w:r>
        <w:t>leiotrop</w:t>
      </w:r>
      <w:r w:rsidR="00EC1CDE">
        <w:t>y</w:t>
      </w:r>
      <w:proofErr w:type="spellEnd"/>
      <w:r w:rsidR="00EC1CDE">
        <w:t xml:space="preserve"> (AP) (Williams 1957). </w:t>
      </w:r>
    </w:p>
    <w:p w:rsidR="00601C00" w:rsidRDefault="00601C00" w:rsidP="005A4418">
      <w:pPr>
        <w:spacing w:line="360" w:lineRule="auto"/>
      </w:pPr>
    </w:p>
    <w:p w:rsidR="00C60A89" w:rsidRDefault="00EB7CB5" w:rsidP="005A4418">
      <w:pPr>
        <w:numPr>
          <w:ins w:id="0" w:author="Janette Currie" w:date="2015-04-18T23:38:00Z"/>
        </w:numPr>
        <w:spacing w:line="360" w:lineRule="auto"/>
      </w:pPr>
      <w:r>
        <w:tab/>
      </w:r>
      <w:r w:rsidR="00EC1CDE">
        <w:t>MA postulates that, given selection weakens with age, genes with deleterious effects will be less efficiently purged from the population at later ages and will build up (</w:t>
      </w:r>
      <w:proofErr w:type="spellStart"/>
      <w:r w:rsidR="00EC1CDE">
        <w:t>Bonsall</w:t>
      </w:r>
      <w:proofErr w:type="spellEnd"/>
      <w:r w:rsidR="00EC1CDE">
        <w:t xml:space="preserve"> 2006)</w:t>
      </w:r>
      <w:r w:rsidR="005A4418">
        <w:t xml:space="preserve">. </w:t>
      </w:r>
      <w:r w:rsidR="00EC1CDE">
        <w:t>AP implicates the work of pleiotropic genes</w:t>
      </w:r>
      <w:r w:rsidR="005A4418">
        <w:t>,</w:t>
      </w:r>
      <w:r w:rsidR="00EC1CDE">
        <w:t xml:space="preserve"> which have beneficial effects early in life</w:t>
      </w:r>
      <w:r w:rsidR="005A4418">
        <w:t>,</w:t>
      </w:r>
      <w:r w:rsidR="00EC1CDE">
        <w:t xml:space="preserve"> but consequently have negative effects later in life (Williams 1957). Ageing</w:t>
      </w:r>
      <w:r w:rsidR="00741A00">
        <w:t xml:space="preserve"> then </w:t>
      </w:r>
      <w:r w:rsidR="00C771F5">
        <w:t>result</w:t>
      </w:r>
      <w:r w:rsidR="00741A00">
        <w:t>s from</w:t>
      </w:r>
      <w:r w:rsidR="00EC1CDE">
        <w:t xml:space="preserve"> the preference of selection for fitness-enhancing effects during youth is at the price of deleterious consequences at an older age (Williams 1957). An example of such a gene is the insulin-like growth factor homologue (daf2) of </w:t>
      </w:r>
      <w:proofErr w:type="spellStart"/>
      <w:r w:rsidR="00EC1CDE" w:rsidRPr="00F82792">
        <w:rPr>
          <w:i/>
        </w:rPr>
        <w:t>Caenorhabditis</w:t>
      </w:r>
      <w:proofErr w:type="spellEnd"/>
      <w:r w:rsidR="00EC1CDE" w:rsidRPr="00F82792">
        <w:rPr>
          <w:i/>
        </w:rPr>
        <w:t xml:space="preserve"> </w:t>
      </w:r>
      <w:proofErr w:type="spellStart"/>
      <w:r w:rsidR="00EC1CDE" w:rsidRPr="00F82792">
        <w:rPr>
          <w:i/>
        </w:rPr>
        <w:t>elegans</w:t>
      </w:r>
      <w:proofErr w:type="spellEnd"/>
      <w:r w:rsidR="00EC1CDE">
        <w:rPr>
          <w:i/>
        </w:rPr>
        <w:t>,</w:t>
      </w:r>
      <w:r w:rsidR="00EC1CDE">
        <w:t xml:space="preserve"> the alleles of which display a negative correlation between early life fecundity and longevity (Gems </w:t>
      </w:r>
      <w:r w:rsidR="00EC1CDE">
        <w:rPr>
          <w:i/>
        </w:rPr>
        <w:t>et al</w:t>
      </w:r>
      <w:r w:rsidR="00C771F5">
        <w:rPr>
          <w:i/>
        </w:rPr>
        <w:t>.</w:t>
      </w:r>
      <w:r w:rsidR="00EC1CDE">
        <w:t xml:space="preserve"> 1998) a common</w:t>
      </w:r>
      <w:r w:rsidR="005A4418">
        <w:t xml:space="preserve"> </w:t>
      </w:r>
      <w:r w:rsidR="00EC1CDE">
        <w:t>feature of AP (</w:t>
      </w:r>
      <w:proofErr w:type="spellStart"/>
      <w:r w:rsidR="00EC1CDE">
        <w:t>Leroi</w:t>
      </w:r>
      <w:proofErr w:type="spellEnd"/>
      <w:r w:rsidR="00EC1CDE">
        <w:t xml:space="preserve"> </w:t>
      </w:r>
      <w:r w:rsidR="00EC1CDE">
        <w:rPr>
          <w:i/>
        </w:rPr>
        <w:t>et al</w:t>
      </w:r>
      <w:r w:rsidR="00C771F5">
        <w:rPr>
          <w:i/>
        </w:rPr>
        <w:t xml:space="preserve">. </w:t>
      </w:r>
      <w:r w:rsidR="00EC1CDE">
        <w:t>2005</w:t>
      </w:r>
      <w:r w:rsidR="00EA7F69">
        <w:t xml:space="preserve">; </w:t>
      </w:r>
      <w:proofErr w:type="spellStart"/>
      <w:r w:rsidR="00EA7F69">
        <w:t>Ljubunic</w:t>
      </w:r>
      <w:proofErr w:type="spellEnd"/>
      <w:r w:rsidR="00EA7F69">
        <w:t xml:space="preserve"> and </w:t>
      </w:r>
      <w:proofErr w:type="spellStart"/>
      <w:r w:rsidR="00EA7F69">
        <w:t>Reznick</w:t>
      </w:r>
      <w:proofErr w:type="spellEnd"/>
      <w:r w:rsidR="00EA7F69">
        <w:t xml:space="preserve"> 2009</w:t>
      </w:r>
      <w:r w:rsidR="00EC1CDE">
        <w:t>).</w:t>
      </w:r>
    </w:p>
    <w:p w:rsidR="005A4418" w:rsidRDefault="005A4418" w:rsidP="005A4418">
      <w:pPr>
        <w:spacing w:line="360" w:lineRule="auto"/>
      </w:pPr>
    </w:p>
    <w:p w:rsidR="005A4418" w:rsidRDefault="00EC1CDE" w:rsidP="005A4418">
      <w:pPr>
        <w:spacing w:line="360" w:lineRule="auto"/>
        <w:ind w:firstLine="720"/>
      </w:pPr>
      <w:r>
        <w:t xml:space="preserve">Research based mainly on </w:t>
      </w:r>
      <w:r w:rsidRPr="00C561AF">
        <w:rPr>
          <w:i/>
        </w:rPr>
        <w:t xml:space="preserve">Drosophila </w:t>
      </w:r>
      <w:proofErr w:type="spellStart"/>
      <w:r w:rsidRPr="00C561AF">
        <w:rPr>
          <w:i/>
        </w:rPr>
        <w:t>melanogatser</w:t>
      </w:r>
      <w:proofErr w:type="spellEnd"/>
      <w:r>
        <w:t xml:space="preserve"> and </w:t>
      </w:r>
      <w:r w:rsidRPr="00C561AF">
        <w:rPr>
          <w:i/>
        </w:rPr>
        <w:t xml:space="preserve">C. </w:t>
      </w:r>
      <w:proofErr w:type="spellStart"/>
      <w:r w:rsidRPr="00C561AF">
        <w:rPr>
          <w:i/>
        </w:rPr>
        <w:t>elegans</w:t>
      </w:r>
      <w:proofErr w:type="spellEnd"/>
      <w:r>
        <w:t xml:space="preserve"> has produced support for both MA (Hughes and Charlesworth 1994) and AP (</w:t>
      </w:r>
      <w:proofErr w:type="spellStart"/>
      <w:r w:rsidR="005A4418">
        <w:t>Hsin</w:t>
      </w:r>
      <w:proofErr w:type="spellEnd"/>
      <w:r w:rsidR="005A4418">
        <w:t xml:space="preserve"> and Kenyon 1999)</w:t>
      </w:r>
      <w:r>
        <w:t>. Although more examples of AP have been described, so have attempts to detect it (Bourke 2007; Partridge 2010). Examples outside these species are limited with scant knowledge of their effect in the wild (</w:t>
      </w:r>
      <w:proofErr w:type="spellStart"/>
      <w:r>
        <w:t>Leroi</w:t>
      </w:r>
      <w:proofErr w:type="spellEnd"/>
      <w:r>
        <w:t xml:space="preserve"> </w:t>
      </w:r>
      <w:r>
        <w:rPr>
          <w:i/>
        </w:rPr>
        <w:t>et al</w:t>
      </w:r>
      <w:r w:rsidR="00C771F5">
        <w:rPr>
          <w:i/>
        </w:rPr>
        <w:t>.</w:t>
      </w:r>
      <w:r>
        <w:t xml:space="preserve"> 2005). Much of the research into ageing has focused on differentiating between the two theories based on the effects of single genes (Kenyon 2010; </w:t>
      </w:r>
      <w:proofErr w:type="spellStart"/>
      <w:r>
        <w:t>Moorad</w:t>
      </w:r>
      <w:proofErr w:type="spellEnd"/>
      <w:r>
        <w:t xml:space="preserve"> and </w:t>
      </w:r>
      <w:proofErr w:type="spellStart"/>
      <w:r>
        <w:t>Promlisow</w:t>
      </w:r>
      <w:proofErr w:type="spellEnd"/>
      <w:r>
        <w:t xml:space="preserve"> 2010). However</w:t>
      </w:r>
      <w:r w:rsidR="00C771F5">
        <w:t xml:space="preserve">, </w:t>
      </w:r>
      <w:r>
        <w:t>less is known about how the diverse patterns of ageing have evolved in response to environmental factors relevant to species ecology (</w:t>
      </w:r>
      <w:proofErr w:type="spellStart"/>
      <w:r>
        <w:t>Bonsall</w:t>
      </w:r>
      <w:proofErr w:type="spellEnd"/>
      <w:r>
        <w:t xml:space="preserve"> 2006; Carey and Judge 2001; Jones </w:t>
      </w:r>
      <w:r>
        <w:rPr>
          <w:i/>
        </w:rPr>
        <w:t>et al</w:t>
      </w:r>
      <w:r w:rsidR="00C771F5">
        <w:rPr>
          <w:i/>
        </w:rPr>
        <w:t>.</w:t>
      </w:r>
      <w:r>
        <w:t xml:space="preserve"> 2014). Changes in mortality risk caused by the biological environment experienced, both competitive and cooperative, could alter how selection acts over time and lead to the evolution of varied ageing patterns </w:t>
      </w:r>
      <w:r>
        <w:lastRenderedPageBreak/>
        <w:t>(Bourke 2007; Graves and Mueller 1993). Selection will affect organisms differently depending on the environment that they experience, especially during early life (</w:t>
      </w:r>
      <w:proofErr w:type="spellStart"/>
      <w:r>
        <w:t>Zwaan</w:t>
      </w:r>
      <w:proofErr w:type="spellEnd"/>
      <w:r>
        <w:t xml:space="preserve"> </w:t>
      </w:r>
      <w:r>
        <w:rPr>
          <w:i/>
        </w:rPr>
        <w:t>et al</w:t>
      </w:r>
      <w:r w:rsidR="00C771F5">
        <w:rPr>
          <w:i/>
        </w:rPr>
        <w:t>.</w:t>
      </w:r>
      <w:r>
        <w:t xml:space="preserve"> 1991). Organisms within a population also differ in countless ways (</w:t>
      </w:r>
      <w:proofErr w:type="spellStart"/>
      <w:r>
        <w:t>Vaupel</w:t>
      </w:r>
      <w:proofErr w:type="spellEnd"/>
      <w:r>
        <w:t xml:space="preserve"> and </w:t>
      </w:r>
      <w:proofErr w:type="spellStart"/>
      <w:r>
        <w:t>Yashin</w:t>
      </w:r>
      <w:proofErr w:type="spellEnd"/>
      <w:r>
        <w:t xml:space="preserve"> 1985) meaning that some are intrinsically more likely to succumb to the effects of selection (Williams and Day 2003). Therefore, ageing within a population is likely to be affected by selection caused by ecologically important environmental influences experienced by the members of the population early in life (</w:t>
      </w:r>
      <w:proofErr w:type="spellStart"/>
      <w:r>
        <w:t>Arking</w:t>
      </w:r>
      <w:proofErr w:type="spellEnd"/>
      <w:r>
        <w:t xml:space="preserve"> 1987; </w:t>
      </w:r>
      <w:proofErr w:type="spellStart"/>
      <w:r>
        <w:t>Ljubunic</w:t>
      </w:r>
      <w:proofErr w:type="spellEnd"/>
      <w:r>
        <w:t xml:space="preserve"> and </w:t>
      </w:r>
      <w:proofErr w:type="spellStart"/>
      <w:r>
        <w:t>Reznick</w:t>
      </w:r>
      <w:proofErr w:type="spellEnd"/>
      <w:r>
        <w:t xml:space="preserve"> 2009). An insightful approach to study the evolution of ageing would therefore be to observe how the environment experienced early in life leads to a response in mortality later in life (</w:t>
      </w:r>
      <w:proofErr w:type="spellStart"/>
      <w:r>
        <w:t>Bonsall</w:t>
      </w:r>
      <w:proofErr w:type="spellEnd"/>
      <w:r>
        <w:t xml:space="preserve"> 2006).</w:t>
      </w:r>
    </w:p>
    <w:p w:rsidR="00741A00" w:rsidRDefault="00741A00" w:rsidP="005A4418">
      <w:pPr>
        <w:spacing w:line="360" w:lineRule="auto"/>
        <w:ind w:firstLine="720"/>
      </w:pPr>
    </w:p>
    <w:p w:rsidR="00C60A89" w:rsidRPr="00331721" w:rsidRDefault="00EC1CDE" w:rsidP="00741A00">
      <w:pPr>
        <w:spacing w:line="360" w:lineRule="auto"/>
        <w:rPr>
          <w:u w:val="single"/>
        </w:rPr>
      </w:pPr>
      <w:r>
        <w:rPr>
          <w:u w:val="single"/>
        </w:rPr>
        <w:t xml:space="preserve">1.2 </w:t>
      </w:r>
      <w:r w:rsidRPr="007D191D">
        <w:rPr>
          <w:u w:val="single"/>
        </w:rPr>
        <w:t xml:space="preserve">Larval Density  </w:t>
      </w:r>
    </w:p>
    <w:p w:rsidR="003572AB" w:rsidRDefault="00EC1CDE" w:rsidP="00741A00">
      <w:pPr>
        <w:spacing w:line="360" w:lineRule="auto"/>
      </w:pPr>
      <w:r>
        <w:t>An important influence that could affect patterns of mortality later in life is the degree of competition (Bourke 2007). With a finite amount of resources, competition is inevitable (</w:t>
      </w:r>
      <w:proofErr w:type="spellStart"/>
      <w:r>
        <w:t>Smiseth</w:t>
      </w:r>
      <w:proofErr w:type="spellEnd"/>
      <w:r>
        <w:t xml:space="preserve"> and Moore 2002). This can lead to trade-offs in resource investment which impacts growth, reproduction and survival. For example, high investment in features that give a competitive advantage, such as weaponry, direct resources away from future investment in offspring or survival (</w:t>
      </w:r>
      <w:r w:rsidR="00E242C9">
        <w:t xml:space="preserve">van </w:t>
      </w:r>
      <w:proofErr w:type="spellStart"/>
      <w:r>
        <w:t>Noordwijk</w:t>
      </w:r>
      <w:proofErr w:type="spellEnd"/>
      <w:r>
        <w:t xml:space="preserve"> and </w:t>
      </w:r>
      <w:r w:rsidR="00E242C9">
        <w:t xml:space="preserve">de </w:t>
      </w:r>
      <w:proofErr w:type="spellStart"/>
      <w:r>
        <w:t>Jong</w:t>
      </w:r>
      <w:proofErr w:type="spellEnd"/>
      <w:r>
        <w:t xml:space="preserve"> 1986; </w:t>
      </w:r>
      <w:proofErr w:type="spellStart"/>
      <w:r>
        <w:t>Smiseth</w:t>
      </w:r>
      <w:proofErr w:type="spellEnd"/>
      <w:r>
        <w:t xml:space="preserve"> </w:t>
      </w:r>
      <w:r>
        <w:rPr>
          <w:i/>
        </w:rPr>
        <w:t>et al</w:t>
      </w:r>
      <w:r w:rsidR="00741A00">
        <w:t>.</w:t>
      </w:r>
      <w:r>
        <w:t xml:space="preserve"> 2014). However, individuals vary in their competitive ability, meaning that some are predisposed to be more susceptible to selective pressures than others (Williams and Day 2003). High competition early in life may lead to weaker organisms being selected out leaving only those more competitive ones to take advantage of the space left by others (Metcalf and </w:t>
      </w:r>
      <w:proofErr w:type="spellStart"/>
      <w:r>
        <w:t>Pavard</w:t>
      </w:r>
      <w:proofErr w:type="spellEnd"/>
      <w:r>
        <w:t xml:space="preserve"> 2006; </w:t>
      </w:r>
      <w:proofErr w:type="spellStart"/>
      <w:r>
        <w:t>Vaupel</w:t>
      </w:r>
      <w:proofErr w:type="spellEnd"/>
      <w:r>
        <w:t xml:space="preserve"> and </w:t>
      </w:r>
      <w:proofErr w:type="spellStart"/>
      <w:r>
        <w:t>Yashin</w:t>
      </w:r>
      <w:proofErr w:type="spellEnd"/>
      <w:r>
        <w:t xml:space="preserve"> 1985). This is known as viability selection (</w:t>
      </w:r>
      <w:proofErr w:type="spellStart"/>
      <w:r>
        <w:t>Zwaan</w:t>
      </w:r>
      <w:proofErr w:type="spellEnd"/>
      <w:r>
        <w:t xml:space="preserve"> </w:t>
      </w:r>
      <w:r>
        <w:rPr>
          <w:i/>
        </w:rPr>
        <w:t>et al</w:t>
      </w:r>
      <w:r w:rsidR="00741A00">
        <w:t>.</w:t>
      </w:r>
      <w:r>
        <w:t xml:space="preserve"> 1991).</w:t>
      </w:r>
      <w:r w:rsidRPr="009D3478">
        <w:t xml:space="preserve"> </w:t>
      </w:r>
      <w:r>
        <w:t xml:space="preserve">Competition is mediated by the density of organisms, with high density leading to higher levels of competition (Clare and </w:t>
      </w:r>
      <w:proofErr w:type="spellStart"/>
      <w:r>
        <w:t>Luckinbill</w:t>
      </w:r>
      <w:proofErr w:type="spellEnd"/>
      <w:r>
        <w:t xml:space="preserve"> 1985). Density is predicted to affect ageing, either through resource trade-offs</w:t>
      </w:r>
      <w:r w:rsidR="00741A00">
        <w:t>,</w:t>
      </w:r>
      <w:r>
        <w:t xml:space="preserve"> or through selection for </w:t>
      </w:r>
      <w:r w:rsidR="00741A00">
        <w:t xml:space="preserve">competitive individuals (Graves </w:t>
      </w:r>
      <w:r>
        <w:t xml:space="preserve">and Mueller 1993; </w:t>
      </w:r>
      <w:proofErr w:type="spellStart"/>
      <w:r>
        <w:t>Zwaan</w:t>
      </w:r>
      <w:proofErr w:type="spellEnd"/>
      <w:r>
        <w:t xml:space="preserve"> </w:t>
      </w:r>
      <w:r>
        <w:rPr>
          <w:i/>
        </w:rPr>
        <w:t>et al</w:t>
      </w:r>
      <w:r w:rsidR="00741A00">
        <w:rPr>
          <w:i/>
        </w:rPr>
        <w:t>.</w:t>
      </w:r>
      <w:r w:rsidR="00741A00">
        <w:t xml:space="preserve"> </w:t>
      </w:r>
      <w:r>
        <w:t>1991)</w:t>
      </w:r>
      <w:r w:rsidR="00741A00">
        <w:t>,</w:t>
      </w:r>
      <w:r>
        <w:t xml:space="preserve"> but the exact effect of density is unclear.</w:t>
      </w:r>
    </w:p>
    <w:p w:rsidR="00741A00" w:rsidRDefault="00741A00" w:rsidP="00741A00">
      <w:pPr>
        <w:spacing w:line="360" w:lineRule="auto"/>
      </w:pPr>
    </w:p>
    <w:p w:rsidR="00C60A89" w:rsidRDefault="00EC1CDE">
      <w:pPr>
        <w:spacing w:line="360" w:lineRule="auto"/>
        <w:ind w:firstLine="720"/>
      </w:pPr>
      <w:r>
        <w:t xml:space="preserve">One aspect of density that is of particular interest in understanding how competition affects ageing is larval density (Clare and </w:t>
      </w:r>
      <w:proofErr w:type="spellStart"/>
      <w:r>
        <w:t>Luckinbill</w:t>
      </w:r>
      <w:proofErr w:type="spellEnd"/>
      <w:r>
        <w:t xml:space="preserve"> 1985): a measure of the number of larvae sharing a finite resource. Larval density is an early life environmental factor (Schrader </w:t>
      </w:r>
      <w:r>
        <w:rPr>
          <w:i/>
        </w:rPr>
        <w:t>et al</w:t>
      </w:r>
      <w:r w:rsidR="00741A00">
        <w:rPr>
          <w:i/>
        </w:rPr>
        <w:t>.</w:t>
      </w:r>
      <w:r>
        <w:t xml:space="preserve"> 2015) and therefore likely to lead to condition depend</w:t>
      </w:r>
      <w:r w:rsidR="00741A00">
        <w:t>e</w:t>
      </w:r>
      <w:r>
        <w:t>nt selection or resource trade-offs thought to affect ageing (</w:t>
      </w:r>
      <w:proofErr w:type="spellStart"/>
      <w:r>
        <w:t>Bonsall</w:t>
      </w:r>
      <w:proofErr w:type="spellEnd"/>
      <w:r>
        <w:t xml:space="preserve"> 2006; </w:t>
      </w:r>
      <w:proofErr w:type="spellStart"/>
      <w:r>
        <w:lastRenderedPageBreak/>
        <w:t>Ljubunic</w:t>
      </w:r>
      <w:proofErr w:type="spellEnd"/>
      <w:r>
        <w:t xml:space="preserve"> and </w:t>
      </w:r>
      <w:proofErr w:type="spellStart"/>
      <w:r>
        <w:t>Reznick</w:t>
      </w:r>
      <w:proofErr w:type="spellEnd"/>
      <w:r>
        <w:t xml:space="preserve"> 2009). Previous studies have looked at the effect of larval density on various life history traits. Scott (1994) created high and low density environments for tadpoles of the salamander </w:t>
      </w:r>
      <w:proofErr w:type="spellStart"/>
      <w:r>
        <w:rPr>
          <w:i/>
        </w:rPr>
        <w:t>Ambystoma</w:t>
      </w:r>
      <w:proofErr w:type="spellEnd"/>
      <w:r>
        <w:rPr>
          <w:i/>
        </w:rPr>
        <w:t xml:space="preserve"> </w:t>
      </w:r>
      <w:proofErr w:type="spellStart"/>
      <w:r>
        <w:rPr>
          <w:i/>
        </w:rPr>
        <w:t>opacum</w:t>
      </w:r>
      <w:proofErr w:type="spellEnd"/>
      <w:r>
        <w:t>. Those from high density suffered greater larval mortality, grew more slowly</w:t>
      </w:r>
      <w:r w:rsidR="00A416E7">
        <w:t>,</w:t>
      </w:r>
      <w:r>
        <w:t xml:space="preserve"> and so took longer to reach adulthood. They were also less likely to reproduce and older at first reproduction than low density individuals (Scott 1990, 1994). All these factors impact greatly on lifetime fitness but the effect of density on longevity is unknown. Most studies</w:t>
      </w:r>
      <w:r w:rsidR="00A416E7">
        <w:t>,</w:t>
      </w:r>
      <w:r>
        <w:t xml:space="preserve"> however</w:t>
      </w:r>
      <w:r w:rsidR="00A416E7">
        <w:t>,</w:t>
      </w:r>
      <w:r>
        <w:t xml:space="preserve"> have been carried out using </w:t>
      </w:r>
      <w:r>
        <w:rPr>
          <w:i/>
        </w:rPr>
        <w:t xml:space="preserve">D. </w:t>
      </w:r>
      <w:proofErr w:type="spellStart"/>
      <w:r>
        <w:rPr>
          <w:i/>
        </w:rPr>
        <w:t>melanogaster</w:t>
      </w:r>
      <w:proofErr w:type="spellEnd"/>
      <w:r w:rsidR="00A416E7">
        <w:t>,</w:t>
      </w:r>
      <w:r>
        <w:t xml:space="preserve"> which shows that increased larval density leads to an increase in lifespan (</w:t>
      </w:r>
      <w:proofErr w:type="spellStart"/>
      <w:r>
        <w:t>Lints</w:t>
      </w:r>
      <w:proofErr w:type="spellEnd"/>
      <w:r>
        <w:t xml:space="preserve"> and </w:t>
      </w:r>
      <w:proofErr w:type="spellStart"/>
      <w:r>
        <w:t>Lints</w:t>
      </w:r>
      <w:proofErr w:type="spellEnd"/>
      <w:r>
        <w:t xml:space="preserve"> 1969; Miller and Thomas 1958). A similar effect has been reported in the mosquito </w:t>
      </w:r>
      <w:proofErr w:type="spellStart"/>
      <w:r w:rsidRPr="00014001">
        <w:rPr>
          <w:i/>
        </w:rPr>
        <w:t>Aedes</w:t>
      </w:r>
      <w:proofErr w:type="spellEnd"/>
      <w:r w:rsidRPr="00014001">
        <w:rPr>
          <w:i/>
        </w:rPr>
        <w:t xml:space="preserve"> </w:t>
      </w:r>
      <w:proofErr w:type="spellStart"/>
      <w:r w:rsidRPr="00014001">
        <w:rPr>
          <w:i/>
        </w:rPr>
        <w:t>sierrensis</w:t>
      </w:r>
      <w:proofErr w:type="spellEnd"/>
      <w:r>
        <w:t xml:space="preserve"> (Hawley 1985). Low larval density in </w:t>
      </w:r>
      <w:r w:rsidRPr="00014001">
        <w:rPr>
          <w:i/>
        </w:rPr>
        <w:t>D.</w:t>
      </w:r>
      <w:r>
        <w:t xml:space="preserve"> </w:t>
      </w:r>
      <w:proofErr w:type="spellStart"/>
      <w:r w:rsidRPr="00014001">
        <w:rPr>
          <w:i/>
        </w:rPr>
        <w:t>melanogaster</w:t>
      </w:r>
      <w:proofErr w:type="spellEnd"/>
      <w:r>
        <w:t xml:space="preserve"> produces adults with greater fecundity early in life</w:t>
      </w:r>
      <w:r w:rsidR="005A4418">
        <w:t>,</w:t>
      </w:r>
      <w:r>
        <w:t xml:space="preserve"> with 22-24% more eggs laid (</w:t>
      </w:r>
      <w:proofErr w:type="spellStart"/>
      <w:r>
        <w:t>Leips</w:t>
      </w:r>
      <w:proofErr w:type="spellEnd"/>
      <w:r>
        <w:t xml:space="preserve"> and Mackay 2000; Clare and </w:t>
      </w:r>
      <w:proofErr w:type="spellStart"/>
      <w:r>
        <w:t>Luckinbill</w:t>
      </w:r>
      <w:proofErr w:type="spellEnd"/>
      <w:r>
        <w:t xml:space="preserve"> 1985)</w:t>
      </w:r>
      <w:r w:rsidR="005A4418">
        <w:t>,</w:t>
      </w:r>
      <w:r>
        <w:t xml:space="preserve"> indicating a trade-off between longevity and reproduction. Clare and </w:t>
      </w:r>
      <w:proofErr w:type="spellStart"/>
      <w:r>
        <w:t>Luckinbill</w:t>
      </w:r>
      <w:proofErr w:type="spellEnd"/>
      <w:r>
        <w:t xml:space="preserve"> (1985) suggest that this response to low density is to take advantage of uncompetitive conditions. High larval density also results in smaller adults (</w:t>
      </w:r>
      <w:proofErr w:type="spellStart"/>
      <w:r>
        <w:t>Zwaan</w:t>
      </w:r>
      <w:proofErr w:type="spellEnd"/>
      <w:r>
        <w:t xml:space="preserve"> </w:t>
      </w:r>
      <w:r>
        <w:rPr>
          <w:i/>
        </w:rPr>
        <w:t>et al</w:t>
      </w:r>
      <w:r w:rsidR="00A416E7">
        <w:rPr>
          <w:i/>
        </w:rPr>
        <w:t>.</w:t>
      </w:r>
      <w:r>
        <w:t xml:space="preserve"> 1991; </w:t>
      </w:r>
      <w:proofErr w:type="spellStart"/>
      <w:r>
        <w:t>Le</w:t>
      </w:r>
      <w:r w:rsidR="00EB7CB5">
        <w:t>ips</w:t>
      </w:r>
      <w:proofErr w:type="spellEnd"/>
      <w:r w:rsidR="00EB7CB5">
        <w:t xml:space="preserve"> and Mackay 2000) and is</w:t>
      </w:r>
      <w:r>
        <w:t xml:space="preserve"> correlated with decreased starvation resistance</w:t>
      </w:r>
      <w:r w:rsidR="00EB7CB5">
        <w:t>,</w:t>
      </w:r>
      <w:r>
        <w:t xml:space="preserve"> leading to lower longevity for higher densities that suffer these conditions as adults (</w:t>
      </w:r>
      <w:proofErr w:type="spellStart"/>
      <w:r>
        <w:t>Ba</w:t>
      </w:r>
      <w:r w:rsidR="00A416E7">
        <w:t>l</w:t>
      </w:r>
      <w:r>
        <w:t>dal</w:t>
      </w:r>
      <w:proofErr w:type="spellEnd"/>
      <w:r>
        <w:t xml:space="preserve"> </w:t>
      </w:r>
      <w:r>
        <w:rPr>
          <w:i/>
        </w:rPr>
        <w:t>et al</w:t>
      </w:r>
      <w:r w:rsidR="00A416E7">
        <w:t>.</w:t>
      </w:r>
      <w:r>
        <w:t xml:space="preserve"> 2005).</w:t>
      </w:r>
    </w:p>
    <w:p w:rsidR="00A416E7" w:rsidRDefault="00A416E7">
      <w:pPr>
        <w:spacing w:line="360" w:lineRule="auto"/>
        <w:ind w:firstLine="720"/>
      </w:pPr>
    </w:p>
    <w:p w:rsidR="00C60A89" w:rsidRPr="00785959" w:rsidRDefault="00EC1CDE">
      <w:pPr>
        <w:spacing w:line="360" w:lineRule="auto"/>
        <w:ind w:firstLine="720"/>
        <w:rPr>
          <w:iCs/>
        </w:rPr>
      </w:pPr>
      <w:r>
        <w:t>There are several problems with these studies. None of the above mentioned studies look</w:t>
      </w:r>
      <w:r w:rsidR="00601C00">
        <w:t>ed</w:t>
      </w:r>
      <w:r>
        <w:t xml:space="preserve"> specifically at ageing</w:t>
      </w:r>
      <w:r w:rsidR="00601C00">
        <w:t xml:space="preserve"> </w:t>
      </w:r>
      <w:r>
        <w:t>but rather</w:t>
      </w:r>
      <w:r w:rsidR="00601C00">
        <w:t xml:space="preserve">, </w:t>
      </w:r>
      <w:r>
        <w:t>ma</w:t>
      </w:r>
      <w:r w:rsidR="00601C00">
        <w:t>de</w:t>
      </w:r>
      <w:r>
        <w:t xml:space="preserve"> conclusions based on lifespan alone. Ageing is an increase in the age specific mortality risk with age (Partridge and Gems 2002) with studies generally detecting changes in the baseline risk of mortality due to treatments rather than a change in rate (</w:t>
      </w:r>
      <w:proofErr w:type="spellStart"/>
      <w:r>
        <w:t>Maklakov</w:t>
      </w:r>
      <w:proofErr w:type="spellEnd"/>
      <w:r>
        <w:t xml:space="preserve"> </w:t>
      </w:r>
      <w:r>
        <w:rPr>
          <w:i/>
        </w:rPr>
        <w:t>et al</w:t>
      </w:r>
      <w:r w:rsidR="00601C00">
        <w:rPr>
          <w:i/>
        </w:rPr>
        <w:t>.</w:t>
      </w:r>
      <w:r>
        <w:t xml:space="preserve"> 2007). </w:t>
      </w:r>
      <w:r w:rsidR="00601C00">
        <w:t>T</w:t>
      </w:r>
      <w:r>
        <w:t>his study</w:t>
      </w:r>
      <w:r w:rsidR="00601C00">
        <w:t>,</w:t>
      </w:r>
      <w:r>
        <w:t xml:space="preserve"> therefore, will assess differences in larval densities according to patterns and rates of mortality risk rather than lifespan. </w:t>
      </w:r>
      <w:r>
        <w:rPr>
          <w:i/>
        </w:rPr>
        <w:t xml:space="preserve">D. </w:t>
      </w:r>
      <w:proofErr w:type="spellStart"/>
      <w:r>
        <w:rPr>
          <w:i/>
        </w:rPr>
        <w:t>melanogaster</w:t>
      </w:r>
      <w:proofErr w:type="spellEnd"/>
      <w:r>
        <w:t xml:space="preserve"> may also be a poor species to use in order to examine ageing, due to its peculiar selective history caused by many years in the laboratory and conditions that promote shorter life</w:t>
      </w:r>
      <w:r w:rsidR="00601C00">
        <w:t>-</w:t>
      </w:r>
      <w:r>
        <w:t>spans, increased fecundity</w:t>
      </w:r>
      <w:r w:rsidR="00601C00">
        <w:t>,</w:t>
      </w:r>
      <w:r>
        <w:t xml:space="preserve"> and inbreeding (Partridge and Barton 1993).</w:t>
      </w:r>
    </w:p>
    <w:p w:rsidR="00C60A89" w:rsidRDefault="00EC1CDE">
      <w:pPr>
        <w:spacing w:line="360" w:lineRule="auto"/>
        <w:ind w:firstLine="720"/>
      </w:pPr>
      <w:r>
        <w:t xml:space="preserve"> </w:t>
      </w:r>
    </w:p>
    <w:p w:rsidR="00C60A89" w:rsidRPr="00DD33A4" w:rsidRDefault="00EB7CB5">
      <w:pPr>
        <w:spacing w:line="360" w:lineRule="auto"/>
        <w:rPr>
          <w:u w:val="single"/>
        </w:rPr>
      </w:pPr>
      <w:r>
        <w:rPr>
          <w:u w:val="single"/>
        </w:rPr>
        <w:t>1.3 The Study S</w:t>
      </w:r>
      <w:r w:rsidR="00EC1CDE">
        <w:rPr>
          <w:u w:val="single"/>
        </w:rPr>
        <w:t xml:space="preserve">pecies – </w:t>
      </w:r>
      <w:proofErr w:type="spellStart"/>
      <w:r w:rsidR="00EC1CDE">
        <w:rPr>
          <w:i/>
          <w:u w:val="single"/>
        </w:rPr>
        <w:t>N</w:t>
      </w:r>
      <w:r w:rsidR="00741A00">
        <w:rPr>
          <w:i/>
          <w:u w:val="single"/>
        </w:rPr>
        <w:t>i</w:t>
      </w:r>
      <w:r w:rsidR="00EC1CDE">
        <w:rPr>
          <w:i/>
          <w:u w:val="single"/>
        </w:rPr>
        <w:t>c</w:t>
      </w:r>
      <w:r w:rsidR="00741A00">
        <w:rPr>
          <w:i/>
          <w:u w:val="single"/>
        </w:rPr>
        <w:t>r</w:t>
      </w:r>
      <w:r w:rsidR="00EC1CDE">
        <w:rPr>
          <w:i/>
          <w:u w:val="single"/>
        </w:rPr>
        <w:t>ophorus</w:t>
      </w:r>
      <w:proofErr w:type="spellEnd"/>
      <w:r w:rsidR="00EC1CDE">
        <w:rPr>
          <w:i/>
          <w:u w:val="single"/>
        </w:rPr>
        <w:t xml:space="preserve"> </w:t>
      </w:r>
      <w:proofErr w:type="spellStart"/>
      <w:r w:rsidR="00EC1CDE">
        <w:rPr>
          <w:i/>
          <w:u w:val="single"/>
        </w:rPr>
        <w:t>vespilloides</w:t>
      </w:r>
      <w:proofErr w:type="spellEnd"/>
    </w:p>
    <w:p w:rsidR="00C60A89" w:rsidRDefault="00EC1CDE" w:rsidP="00A6682E">
      <w:pPr>
        <w:spacing w:line="360" w:lineRule="auto"/>
      </w:pPr>
      <w:r>
        <w:t xml:space="preserve">The species used </w:t>
      </w:r>
      <w:r w:rsidR="00601C00">
        <w:t>in this study</w:t>
      </w:r>
      <w:r>
        <w:t xml:space="preserve"> is the burying beetle </w:t>
      </w:r>
      <w:proofErr w:type="spellStart"/>
      <w:r w:rsidRPr="00601C00">
        <w:rPr>
          <w:i/>
        </w:rPr>
        <w:t>Nicrophorus</w:t>
      </w:r>
      <w:proofErr w:type="spellEnd"/>
      <w:r>
        <w:rPr>
          <w:i/>
        </w:rPr>
        <w:t xml:space="preserve"> </w:t>
      </w:r>
      <w:proofErr w:type="spellStart"/>
      <w:r>
        <w:rPr>
          <w:i/>
        </w:rPr>
        <w:t>vespilloides</w:t>
      </w:r>
      <w:proofErr w:type="spellEnd"/>
      <w:r>
        <w:rPr>
          <w:i/>
        </w:rPr>
        <w:t xml:space="preserve"> </w:t>
      </w:r>
      <w:proofErr w:type="spellStart"/>
      <w:r>
        <w:t>Herbst</w:t>
      </w:r>
      <w:proofErr w:type="spellEnd"/>
      <w:r>
        <w:t xml:space="preserve"> from the </w:t>
      </w:r>
      <w:r w:rsidRPr="00ED0B4C">
        <w:t xml:space="preserve">family </w:t>
      </w:r>
      <w:hyperlink r:id="rId10" w:tooltip="Silphidae" w:history="1">
        <w:proofErr w:type="spellStart"/>
        <w:r w:rsidRPr="00ED0B4C">
          <w:rPr>
            <w:rStyle w:val="Hyperlink"/>
            <w:i/>
            <w:color w:val="auto"/>
            <w:u w:val="none"/>
          </w:rPr>
          <w:t>Silphidae</w:t>
        </w:r>
        <w:proofErr w:type="spellEnd"/>
      </w:hyperlink>
      <w:r>
        <w:t xml:space="preserve"> (</w:t>
      </w:r>
      <w:r w:rsidR="00601C00">
        <w:t>F</w:t>
      </w:r>
      <w:r>
        <w:t>igure 1)</w:t>
      </w:r>
      <w:r w:rsidRPr="00ED0B4C">
        <w:t xml:space="preserve">. </w:t>
      </w:r>
      <w:r>
        <w:rPr>
          <w:i/>
        </w:rPr>
        <w:t xml:space="preserve">N. </w:t>
      </w:r>
      <w:proofErr w:type="spellStart"/>
      <w:r>
        <w:rPr>
          <w:i/>
        </w:rPr>
        <w:t>vespilloides</w:t>
      </w:r>
      <w:proofErr w:type="spellEnd"/>
      <w:r>
        <w:t xml:space="preserve"> offers better opportunities</w:t>
      </w:r>
      <w:r w:rsidR="00601C00">
        <w:t xml:space="preserve"> than </w:t>
      </w:r>
      <w:r w:rsidR="00601C00">
        <w:rPr>
          <w:i/>
        </w:rPr>
        <w:t xml:space="preserve">D. </w:t>
      </w:r>
      <w:proofErr w:type="spellStart"/>
      <w:r w:rsidR="00601C00">
        <w:rPr>
          <w:i/>
        </w:rPr>
        <w:t>melanogaster</w:t>
      </w:r>
      <w:proofErr w:type="spellEnd"/>
      <w:r w:rsidR="00601C00">
        <w:rPr>
          <w:i/>
        </w:rPr>
        <w:t xml:space="preserve"> </w:t>
      </w:r>
      <w:r>
        <w:t xml:space="preserve">to study the evolution of ageing because the populations used have </w:t>
      </w:r>
      <w:r>
        <w:lastRenderedPageBreak/>
        <w:t>not suffered the effects of a continual lab environment</w:t>
      </w:r>
      <w:r w:rsidR="00601C00">
        <w:t>,</w:t>
      </w:r>
      <w:r>
        <w:t xml:space="preserve"> and</w:t>
      </w:r>
      <w:r w:rsidR="00601C00">
        <w:t xml:space="preserve"> they also</w:t>
      </w:r>
      <w:r>
        <w:t xml:space="preserve"> share many ecological and behavioural traits with other species</w:t>
      </w:r>
      <w:r w:rsidR="00601C00">
        <w:t>,</w:t>
      </w:r>
      <w:r>
        <w:t xml:space="preserve"> making the findings in this species more generally informative than previous studies</w:t>
      </w:r>
      <w:r w:rsidR="00601C00">
        <w:t xml:space="preserve"> </w:t>
      </w:r>
      <w:r>
        <w:t xml:space="preserve">(Scott 1998; </w:t>
      </w:r>
      <w:proofErr w:type="spellStart"/>
      <w:r>
        <w:t>Smiseth</w:t>
      </w:r>
      <w:proofErr w:type="spellEnd"/>
      <w:r>
        <w:t xml:space="preserve"> </w:t>
      </w:r>
      <w:r>
        <w:rPr>
          <w:i/>
        </w:rPr>
        <w:t>et al</w:t>
      </w:r>
      <w:r w:rsidR="00601C00">
        <w:rPr>
          <w:i/>
        </w:rPr>
        <w:t>.</w:t>
      </w:r>
      <w:r>
        <w:t xml:space="preserve"> 2005, 2007). Breeding methods also prevent inbreeding and do not impose any selection on lifespan or the timing of reproduction. Recent work on </w:t>
      </w:r>
      <w:r>
        <w:rPr>
          <w:i/>
        </w:rPr>
        <w:t xml:space="preserve">N. </w:t>
      </w:r>
      <w:proofErr w:type="spellStart"/>
      <w:r>
        <w:rPr>
          <w:i/>
        </w:rPr>
        <w:t>vespilloides</w:t>
      </w:r>
      <w:proofErr w:type="spellEnd"/>
      <w:r>
        <w:t xml:space="preserve"> </w:t>
      </w:r>
      <w:r w:rsidR="00A6682E">
        <w:t xml:space="preserve">(e.g. </w:t>
      </w:r>
      <w:proofErr w:type="spellStart"/>
      <w:r w:rsidR="00A6682E">
        <w:t>Smiseth</w:t>
      </w:r>
      <w:proofErr w:type="spellEnd"/>
      <w:r w:rsidR="00A6682E">
        <w:t xml:space="preserve"> et al. 2005, 2007, </w:t>
      </w:r>
      <w:proofErr w:type="gramStart"/>
      <w:r w:rsidR="00A6682E">
        <w:t>2014</w:t>
      </w:r>
      <w:proofErr w:type="gramEnd"/>
      <w:r w:rsidR="00A6682E">
        <w:t xml:space="preserve">) </w:t>
      </w:r>
      <w:r>
        <w:t>has greatly increased our knowledge of this species</w:t>
      </w:r>
      <w:r w:rsidR="00601C00">
        <w:t>,</w:t>
      </w:r>
      <w:r>
        <w:t xml:space="preserve"> making studies easier than ever before.</w:t>
      </w:r>
    </w:p>
    <w:p w:rsidR="00C60A89" w:rsidRPr="0001239A" w:rsidRDefault="00C60A89">
      <w:pPr>
        <w:spacing w:line="360" w:lineRule="auto"/>
        <w:ind w:firstLine="720"/>
      </w:pPr>
    </w:p>
    <w:p w:rsidR="00C60A89" w:rsidRDefault="00EB7CB5">
      <w:pPr>
        <w:spacing w:line="360" w:lineRule="auto"/>
        <w:ind w:firstLine="720"/>
        <w:rPr>
          <w:i/>
        </w:rPr>
      </w:pPr>
      <w:r>
        <w:rPr>
          <w:i/>
          <w:noProof/>
          <w:lang w:eastAsia="en-GB"/>
        </w:rPr>
        <w:drawing>
          <wp:anchor distT="0" distB="0" distL="114300" distR="114300" simplePos="0" relativeHeight="251656704" behindDoc="1" locked="0" layoutInCell="1" allowOverlap="1">
            <wp:simplePos x="0" y="0"/>
            <wp:positionH relativeFrom="column">
              <wp:posOffset>614045</wp:posOffset>
            </wp:positionH>
            <wp:positionV relativeFrom="paragraph">
              <wp:posOffset>25400</wp:posOffset>
            </wp:positionV>
            <wp:extent cx="1676400" cy="1971675"/>
            <wp:effectExtent l="19050" t="0" r="0" b="0"/>
            <wp:wrapTight wrapText="bothSides">
              <wp:wrapPolygon edited="0">
                <wp:start x="-245" y="0"/>
                <wp:lineTo x="-245" y="21496"/>
                <wp:lineTo x="21600" y="21496"/>
                <wp:lineTo x="21600" y="0"/>
                <wp:lineTo x="-245" y="0"/>
              </wp:wrapPolygon>
            </wp:wrapTight>
            <wp:docPr id="2" name="Picture 0" descr="IMG_3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G_3974.JPG"/>
                    <pic:cNvPicPr>
                      <a:picLocks noChangeAspect="1" noChangeArrowheads="1"/>
                    </pic:cNvPicPr>
                  </pic:nvPicPr>
                  <pic:blipFill>
                    <a:blip r:embed="rId11" cstate="print">
                      <a:grayscl/>
                      <a:lum bright="12000"/>
                    </a:blip>
                    <a:srcRect l="61012" t="18283" r="6960" b="9142"/>
                    <a:stretch>
                      <a:fillRect/>
                    </a:stretch>
                  </pic:blipFill>
                  <pic:spPr bwMode="auto">
                    <a:xfrm>
                      <a:off x="0" y="0"/>
                      <a:ext cx="1676400" cy="1971675"/>
                    </a:xfrm>
                    <a:prstGeom prst="rect">
                      <a:avLst/>
                    </a:prstGeom>
                    <a:noFill/>
                    <a:ln w="9525">
                      <a:noFill/>
                      <a:miter lim="800000"/>
                      <a:headEnd/>
                      <a:tailEnd/>
                    </a:ln>
                  </pic:spPr>
                </pic:pic>
              </a:graphicData>
            </a:graphic>
          </wp:anchor>
        </w:drawing>
      </w:r>
      <w:r>
        <w:rPr>
          <w:i/>
          <w:noProof/>
          <w:lang w:eastAsia="en-GB"/>
        </w:rPr>
        <w:drawing>
          <wp:anchor distT="0" distB="0" distL="114300" distR="114300" simplePos="0" relativeHeight="251657728" behindDoc="1" locked="0" layoutInCell="1" allowOverlap="1">
            <wp:simplePos x="0" y="0"/>
            <wp:positionH relativeFrom="column">
              <wp:posOffset>2286000</wp:posOffset>
            </wp:positionH>
            <wp:positionV relativeFrom="paragraph">
              <wp:posOffset>25400</wp:posOffset>
            </wp:positionV>
            <wp:extent cx="2700020" cy="1971675"/>
            <wp:effectExtent l="19050" t="0" r="5080" b="0"/>
            <wp:wrapTight wrapText="bothSides">
              <wp:wrapPolygon edited="0">
                <wp:start x="-152" y="0"/>
                <wp:lineTo x="-152" y="21496"/>
                <wp:lineTo x="21641" y="21496"/>
                <wp:lineTo x="21641" y="0"/>
                <wp:lineTo x="-152" y="0"/>
              </wp:wrapPolygon>
            </wp:wrapTight>
            <wp:docPr id="3" name="Picture 1" descr="IMG_3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796.JPG"/>
                    <pic:cNvPicPr>
                      <a:picLocks noChangeAspect="1" noChangeArrowheads="1"/>
                    </pic:cNvPicPr>
                  </pic:nvPicPr>
                  <pic:blipFill>
                    <a:blip r:embed="rId12" cstate="print">
                      <a:lum bright="10000" contrast="10000"/>
                      <a:grayscl/>
                    </a:blip>
                    <a:srcRect l="30087" t="34238" r="37074" b="40741"/>
                    <a:stretch>
                      <a:fillRect/>
                    </a:stretch>
                  </pic:blipFill>
                  <pic:spPr bwMode="auto">
                    <a:xfrm>
                      <a:off x="0" y="0"/>
                      <a:ext cx="2700020" cy="1971675"/>
                    </a:xfrm>
                    <a:prstGeom prst="rect">
                      <a:avLst/>
                    </a:prstGeom>
                    <a:noFill/>
                    <a:ln w="9525">
                      <a:noFill/>
                      <a:miter lim="800000"/>
                      <a:headEnd/>
                      <a:tailEnd/>
                    </a:ln>
                  </pic:spPr>
                </pic:pic>
              </a:graphicData>
            </a:graphic>
          </wp:anchor>
        </w:drawing>
      </w:r>
    </w:p>
    <w:p w:rsidR="00C60A89" w:rsidRDefault="00EC1CDE">
      <w:pPr>
        <w:spacing w:line="360" w:lineRule="auto"/>
        <w:ind w:firstLine="720"/>
        <w:rPr>
          <w:i/>
        </w:rPr>
      </w:pPr>
      <w:r>
        <w:rPr>
          <w:i/>
        </w:rPr>
        <w:tab/>
      </w:r>
    </w:p>
    <w:p w:rsidR="00C60A89" w:rsidRDefault="00C60A89">
      <w:pPr>
        <w:spacing w:line="360" w:lineRule="auto"/>
        <w:ind w:firstLine="720"/>
        <w:rPr>
          <w:i/>
        </w:rPr>
      </w:pPr>
    </w:p>
    <w:p w:rsidR="00C60A89" w:rsidRDefault="00C60A89">
      <w:pPr>
        <w:spacing w:line="360" w:lineRule="auto"/>
        <w:ind w:firstLine="720"/>
        <w:rPr>
          <w:i/>
        </w:rPr>
      </w:pPr>
    </w:p>
    <w:p w:rsidR="00C60A89" w:rsidRDefault="00C60A89">
      <w:pPr>
        <w:spacing w:line="360" w:lineRule="auto"/>
        <w:ind w:firstLine="720"/>
        <w:rPr>
          <w:i/>
        </w:rPr>
      </w:pPr>
    </w:p>
    <w:p w:rsidR="00C60A89" w:rsidRDefault="00C60A89">
      <w:pPr>
        <w:spacing w:line="360" w:lineRule="auto"/>
        <w:ind w:firstLine="720"/>
        <w:rPr>
          <w:i/>
        </w:rPr>
      </w:pPr>
    </w:p>
    <w:p w:rsidR="00A6682E" w:rsidRDefault="00A6682E">
      <w:pPr>
        <w:spacing w:line="360" w:lineRule="auto"/>
        <w:ind w:firstLine="720"/>
        <w:rPr>
          <w:i/>
        </w:rPr>
      </w:pPr>
    </w:p>
    <w:p w:rsidR="00A6682E" w:rsidRDefault="00A6682E">
      <w:pPr>
        <w:spacing w:line="360" w:lineRule="auto"/>
        <w:ind w:firstLine="720"/>
        <w:rPr>
          <w:i/>
        </w:rPr>
      </w:pPr>
    </w:p>
    <w:p w:rsidR="00A6682E" w:rsidRDefault="00E91F23">
      <w:pPr>
        <w:spacing w:line="360" w:lineRule="auto"/>
        <w:ind w:firstLine="720"/>
        <w:rPr>
          <w:i/>
        </w:rPr>
      </w:pPr>
      <w:r w:rsidRPr="00E91F23">
        <w:rPr>
          <w:noProof/>
          <w:lang w:val="en-US"/>
        </w:rPr>
        <w:pict>
          <v:shapetype id="_x0000_t202" coordsize="21600,21600" o:spt="202" path="m,l,21600r21600,l21600,xe">
            <v:stroke joinstyle="miter"/>
            <v:path gradientshapeok="t" o:connecttype="rect"/>
          </v:shapetype>
          <v:shape id="_x0000_s1028" type="#_x0000_t202" style="position:absolute;left:0;text-align:left;margin-left:22.15pt;margin-top:5.95pt;width:400.4pt;height:30.7pt;z-index:251658752" wrapcoords="-42 0 -42 20800 21600 20800 21600 0 -42 0" stroked="f">
            <v:textbox style="mso-next-textbox:#_x0000_s1028;mso-fit-shape-to-text:t" inset="0,0,0,0">
              <w:txbxContent>
                <w:p w:rsidR="00D078EE" w:rsidRPr="00000C8C" w:rsidRDefault="00D078EE">
                  <w:pPr>
                    <w:pStyle w:val="Caption"/>
                    <w:rPr>
                      <w:noProof/>
                      <w:sz w:val="24"/>
                    </w:rPr>
                  </w:pPr>
                  <w:r>
                    <w:t xml:space="preserve">Figure </w:t>
                  </w:r>
                  <w:fldSimple w:instr=" SEQ Figure \* ARABIC ">
                    <w:r w:rsidR="00C13D2B">
                      <w:rPr>
                        <w:noProof/>
                      </w:rPr>
                      <w:t>1</w:t>
                    </w:r>
                  </w:fldSimple>
                  <w:r>
                    <w:t xml:space="preserve"> </w:t>
                  </w:r>
                  <w:r w:rsidRPr="00DD33A4">
                    <w:rPr>
                      <w:color w:val="auto"/>
                    </w:rPr>
                    <w:t>– adult male</w:t>
                  </w:r>
                  <w:r>
                    <w:rPr>
                      <w:color w:val="auto"/>
                    </w:rPr>
                    <w:t xml:space="preserve"> </w:t>
                  </w:r>
                  <w:r>
                    <w:rPr>
                      <w:i/>
                      <w:color w:val="auto"/>
                    </w:rPr>
                    <w:t xml:space="preserve">N. </w:t>
                  </w:r>
                  <w:proofErr w:type="spellStart"/>
                  <w:r>
                    <w:rPr>
                      <w:i/>
                      <w:color w:val="auto"/>
                    </w:rPr>
                    <w:t>vespilloides</w:t>
                  </w:r>
                  <w:proofErr w:type="spellEnd"/>
                  <w:r w:rsidRPr="00DD33A4">
                    <w:rPr>
                      <w:color w:val="auto"/>
                    </w:rPr>
                    <w:t xml:space="preserve"> (right) and first </w:t>
                  </w:r>
                  <w:proofErr w:type="spellStart"/>
                  <w:r w:rsidRPr="00DD33A4">
                    <w:rPr>
                      <w:color w:val="auto"/>
                    </w:rPr>
                    <w:t>instar</w:t>
                  </w:r>
                  <w:proofErr w:type="spellEnd"/>
                  <w:r w:rsidRPr="00DD33A4">
                    <w:rPr>
                      <w:color w:val="auto"/>
                    </w:rPr>
                    <w:t xml:space="preserve"> larvae (left)</w:t>
                  </w:r>
                  <w:r>
                    <w:rPr>
                      <w:color w:val="auto"/>
                    </w:rPr>
                    <w:t>. Both photos taken by M. Jardine (right: 31/03/2015; left: (03/02/2015).</w:t>
                  </w:r>
                </w:p>
              </w:txbxContent>
            </v:textbox>
            <w10:wrap type="tight"/>
          </v:shape>
        </w:pict>
      </w:r>
    </w:p>
    <w:p w:rsidR="002C2D57" w:rsidRDefault="002C2D57">
      <w:pPr>
        <w:spacing w:line="360" w:lineRule="auto"/>
        <w:ind w:firstLine="720"/>
        <w:rPr>
          <w:i/>
        </w:rPr>
      </w:pPr>
    </w:p>
    <w:p w:rsidR="00EB7CB5" w:rsidRDefault="00EB7CB5">
      <w:pPr>
        <w:spacing w:line="360" w:lineRule="auto"/>
        <w:ind w:firstLine="720"/>
        <w:rPr>
          <w:i/>
        </w:rPr>
      </w:pPr>
    </w:p>
    <w:p w:rsidR="00C60A89" w:rsidRDefault="00EC1CDE">
      <w:pPr>
        <w:numPr>
          <w:ins w:id="1" w:author="Janette Currie" w:date="2015-04-19T00:03:00Z"/>
        </w:numPr>
        <w:spacing w:line="360" w:lineRule="auto"/>
        <w:ind w:firstLine="720"/>
      </w:pPr>
      <w:r w:rsidRPr="00ED0B4C">
        <w:rPr>
          <w:i/>
        </w:rPr>
        <w:t>N.</w:t>
      </w:r>
      <w:r>
        <w:rPr>
          <w:i/>
        </w:rPr>
        <w:t xml:space="preserve"> </w:t>
      </w:r>
      <w:proofErr w:type="spellStart"/>
      <w:r>
        <w:rPr>
          <w:i/>
        </w:rPr>
        <w:t>vespilloides</w:t>
      </w:r>
      <w:proofErr w:type="spellEnd"/>
      <w:r>
        <w:rPr>
          <w:i/>
        </w:rPr>
        <w:t xml:space="preserve"> </w:t>
      </w:r>
      <w:r>
        <w:t>is a common species found across North-western Europe (Scott 1998). Adults fight for possession of a small vertebrate carcass</w:t>
      </w:r>
      <w:r w:rsidR="00601C00">
        <w:t>,</w:t>
      </w:r>
      <w:r>
        <w:t xml:space="preserve"> which a male and female then bury in the soil (</w:t>
      </w:r>
      <w:proofErr w:type="spellStart"/>
      <w:r>
        <w:t>Pukowski</w:t>
      </w:r>
      <w:proofErr w:type="spellEnd"/>
      <w:r>
        <w:t xml:space="preserve"> 1933). The carcass is then prepared by stripping it of fur or feathers and covering it with secretions to slow the rate of decomposition (</w:t>
      </w:r>
      <w:proofErr w:type="spellStart"/>
      <w:r>
        <w:t>Arce</w:t>
      </w:r>
      <w:proofErr w:type="spellEnd"/>
      <w:r>
        <w:t xml:space="preserve"> </w:t>
      </w:r>
      <w:r>
        <w:rPr>
          <w:i/>
        </w:rPr>
        <w:t>et al</w:t>
      </w:r>
      <w:r w:rsidR="00601C00">
        <w:rPr>
          <w:i/>
        </w:rPr>
        <w:t>.</w:t>
      </w:r>
      <w:r>
        <w:t xml:space="preserve"> 2012). Eggs are laid in the surrounding soil before the larvae hatch and make their way to the carcass (</w:t>
      </w:r>
      <w:proofErr w:type="spellStart"/>
      <w:r>
        <w:t>Pukowski</w:t>
      </w:r>
      <w:proofErr w:type="spellEnd"/>
      <w:r>
        <w:t xml:space="preserve"> 1933). The carcass represents the sole s</w:t>
      </w:r>
      <w:r w:rsidR="00B6767A">
        <w:t>ource of food for the larvae (</w:t>
      </w:r>
      <w:proofErr w:type="spellStart"/>
      <w:r w:rsidR="00B6767A">
        <w:t>Mü</w:t>
      </w:r>
      <w:r>
        <w:t>ller</w:t>
      </w:r>
      <w:proofErr w:type="spellEnd"/>
      <w:r>
        <w:t xml:space="preserve"> </w:t>
      </w:r>
      <w:r>
        <w:rPr>
          <w:i/>
        </w:rPr>
        <w:t>et al</w:t>
      </w:r>
      <w:r w:rsidR="00601C00">
        <w:rPr>
          <w:i/>
        </w:rPr>
        <w:t>.</w:t>
      </w:r>
      <w:r>
        <w:t xml:space="preserve"> 1990) so is crucial for the beetle’s reproduction. Unusually for insects, both parents help to feed the larvae although one parent can rear larvae just as effectively (</w:t>
      </w:r>
      <w:proofErr w:type="spellStart"/>
      <w:r>
        <w:t>Eggert</w:t>
      </w:r>
      <w:proofErr w:type="spellEnd"/>
      <w:r>
        <w:t xml:space="preserve"> </w:t>
      </w:r>
      <w:r>
        <w:rPr>
          <w:i/>
        </w:rPr>
        <w:t>et al</w:t>
      </w:r>
      <w:r w:rsidR="00601C00">
        <w:rPr>
          <w:i/>
        </w:rPr>
        <w:t>.</w:t>
      </w:r>
      <w:r>
        <w:t xml:space="preserve"> 1998; </w:t>
      </w:r>
      <w:proofErr w:type="spellStart"/>
      <w:r>
        <w:t>Smiseth</w:t>
      </w:r>
      <w:proofErr w:type="spellEnd"/>
      <w:r>
        <w:t xml:space="preserve"> </w:t>
      </w:r>
      <w:r>
        <w:rPr>
          <w:i/>
        </w:rPr>
        <w:t>et al</w:t>
      </w:r>
      <w:r w:rsidR="00601C00">
        <w:rPr>
          <w:i/>
        </w:rPr>
        <w:t>.</w:t>
      </w:r>
      <w:r>
        <w:t xml:space="preserve"> 2005). Larvae spend only 6-7 days on the carcass before dispersing to pupate in the soil over about three weeks before emerging as adults (</w:t>
      </w:r>
      <w:proofErr w:type="spellStart"/>
      <w:r>
        <w:t>Pukowski</w:t>
      </w:r>
      <w:proofErr w:type="spellEnd"/>
      <w:r>
        <w:t xml:space="preserve"> 1933). </w:t>
      </w:r>
      <w:r>
        <w:rPr>
          <w:i/>
        </w:rPr>
        <w:t xml:space="preserve">N. </w:t>
      </w:r>
      <w:proofErr w:type="spellStart"/>
      <w:r>
        <w:rPr>
          <w:i/>
        </w:rPr>
        <w:t>vespilloides</w:t>
      </w:r>
      <w:proofErr w:type="spellEnd"/>
      <w:r>
        <w:rPr>
          <w:i/>
        </w:rPr>
        <w:t xml:space="preserve"> </w:t>
      </w:r>
      <w:r>
        <w:t>practices the peculiar behaviour of filial cannibalism (Bartlett 1987). Parents often kill larvae if there are too many for the carcass to sustain, therefore maximising the use of the limited food resource while controlling the level of competition that the larvae experience (</w:t>
      </w:r>
      <w:proofErr w:type="spellStart"/>
      <w:r>
        <w:t>Trivers</w:t>
      </w:r>
      <w:proofErr w:type="spellEnd"/>
      <w:r>
        <w:t xml:space="preserve"> 1974; Schrader </w:t>
      </w:r>
      <w:r>
        <w:rPr>
          <w:i/>
        </w:rPr>
        <w:t>et al</w:t>
      </w:r>
      <w:r w:rsidR="00A6682E">
        <w:rPr>
          <w:i/>
        </w:rPr>
        <w:t>.</w:t>
      </w:r>
      <w:r>
        <w:t xml:space="preserve"> 2015; </w:t>
      </w:r>
      <w:proofErr w:type="spellStart"/>
      <w:r>
        <w:t>Smiseth</w:t>
      </w:r>
      <w:proofErr w:type="spellEnd"/>
      <w:r>
        <w:t xml:space="preserve"> </w:t>
      </w:r>
      <w:r>
        <w:rPr>
          <w:i/>
        </w:rPr>
        <w:lastRenderedPageBreak/>
        <w:t>et al</w:t>
      </w:r>
      <w:r w:rsidR="00A6682E">
        <w:rPr>
          <w:i/>
        </w:rPr>
        <w:t>.</w:t>
      </w:r>
      <w:r>
        <w:t xml:space="preserve"> 2007). This natural tendency of parents to manipulate larval density illustrates its significance for the species and makes </w:t>
      </w:r>
      <w:r>
        <w:rPr>
          <w:i/>
        </w:rPr>
        <w:t xml:space="preserve">N. </w:t>
      </w:r>
      <w:proofErr w:type="spellStart"/>
      <w:r>
        <w:rPr>
          <w:i/>
        </w:rPr>
        <w:t>vespilloides</w:t>
      </w:r>
      <w:proofErr w:type="spellEnd"/>
      <w:r>
        <w:rPr>
          <w:i/>
        </w:rPr>
        <w:t xml:space="preserve"> </w:t>
      </w:r>
      <w:r>
        <w:t>an ideal species with which to study the effects of larval density.</w:t>
      </w:r>
    </w:p>
    <w:p w:rsidR="00EB7CB5" w:rsidRDefault="00EB7CB5">
      <w:pPr>
        <w:spacing w:line="360" w:lineRule="auto"/>
        <w:rPr>
          <w:u w:val="single"/>
        </w:rPr>
      </w:pPr>
    </w:p>
    <w:p w:rsidR="00741A00" w:rsidRDefault="00EC1CDE">
      <w:pPr>
        <w:spacing w:line="360" w:lineRule="auto"/>
        <w:rPr>
          <w:u w:val="single"/>
        </w:rPr>
      </w:pPr>
      <w:r>
        <w:rPr>
          <w:u w:val="single"/>
        </w:rPr>
        <w:t xml:space="preserve">1.4 </w:t>
      </w:r>
      <w:r w:rsidRPr="003174AE">
        <w:rPr>
          <w:u w:val="single"/>
        </w:rPr>
        <w:t xml:space="preserve">Manipulations and </w:t>
      </w:r>
      <w:r w:rsidR="008142FF">
        <w:rPr>
          <w:u w:val="single"/>
        </w:rPr>
        <w:t>P</w:t>
      </w:r>
      <w:r w:rsidRPr="003174AE">
        <w:rPr>
          <w:u w:val="single"/>
        </w:rPr>
        <w:t xml:space="preserve">redictions </w:t>
      </w:r>
    </w:p>
    <w:p w:rsidR="00C60A89" w:rsidRPr="00741A00" w:rsidRDefault="00EC1CDE">
      <w:pPr>
        <w:spacing w:line="360" w:lineRule="auto"/>
        <w:rPr>
          <w:u w:val="single"/>
        </w:rPr>
      </w:pPr>
      <w:r>
        <w:t xml:space="preserve">In this study the density of </w:t>
      </w:r>
      <w:r>
        <w:rPr>
          <w:i/>
        </w:rPr>
        <w:t xml:space="preserve">N. </w:t>
      </w:r>
      <w:proofErr w:type="spellStart"/>
      <w:r>
        <w:rPr>
          <w:i/>
        </w:rPr>
        <w:t>vespilloides</w:t>
      </w:r>
      <w:proofErr w:type="spellEnd"/>
      <w:r>
        <w:rPr>
          <w:i/>
        </w:rPr>
        <w:t xml:space="preserve"> </w:t>
      </w:r>
      <w:r>
        <w:t>larvae has been manipulated to produce populations of beetles raised under one of three density treatments: high density, low density</w:t>
      </w:r>
      <w:r w:rsidR="00A6682E">
        <w:t>,</w:t>
      </w:r>
      <w:r>
        <w:t xml:space="preserve"> and medium density, to act as a control. Larvae were raised without parents to prevent any control of density by filial cannibalism. Previous work has shown that larvae are still able to survive and reach adulthood in the absence of parents (Bartlett 1987; </w:t>
      </w:r>
      <w:proofErr w:type="spellStart"/>
      <w:r>
        <w:t>Eggert</w:t>
      </w:r>
      <w:proofErr w:type="spellEnd"/>
      <w:r>
        <w:t xml:space="preserve"> </w:t>
      </w:r>
      <w:r>
        <w:rPr>
          <w:i/>
        </w:rPr>
        <w:t>et al</w:t>
      </w:r>
      <w:r w:rsidR="00A6682E">
        <w:rPr>
          <w:i/>
        </w:rPr>
        <w:t>.</w:t>
      </w:r>
      <w:r>
        <w:t xml:space="preserve"> 1998). Larval survival from each treatment was measured and each individual beetle followed from </w:t>
      </w:r>
      <w:proofErr w:type="spellStart"/>
      <w:r>
        <w:t>eclosion</w:t>
      </w:r>
      <w:proofErr w:type="spellEnd"/>
      <w:r>
        <w:t xml:space="preserve"> until death to measure lifespan, which was then converted to mortality rate. A </w:t>
      </w:r>
      <w:proofErr w:type="spellStart"/>
      <w:r>
        <w:t>Gompertz</w:t>
      </w:r>
      <w:proofErr w:type="spellEnd"/>
      <w:r>
        <w:t xml:space="preserve"> function (</w:t>
      </w:r>
      <w:proofErr w:type="spellStart"/>
      <w:r>
        <w:t>Gompertz</w:t>
      </w:r>
      <w:proofErr w:type="spellEnd"/>
      <w:r>
        <w:t xml:space="preserve"> 1825) was used to test for the increase in mortality with age. A Cox proportional hazard</w:t>
      </w:r>
      <w:r w:rsidR="00A6682E">
        <w:t xml:space="preserve"> (PH)</w:t>
      </w:r>
      <w:r>
        <w:t xml:space="preserve"> model (Cox 1972) and mortality plots were used to precisely identify </w:t>
      </w:r>
      <w:r w:rsidR="00A6682E">
        <w:t xml:space="preserve">where </w:t>
      </w:r>
      <w:r>
        <w:t xml:space="preserve">differences in mortality lay and examine possible causes. Size is a very important trait in </w:t>
      </w:r>
      <w:r>
        <w:rPr>
          <w:i/>
        </w:rPr>
        <w:t xml:space="preserve">N. </w:t>
      </w:r>
      <w:proofErr w:type="spellStart"/>
      <w:r>
        <w:rPr>
          <w:i/>
        </w:rPr>
        <w:t>vespilloides</w:t>
      </w:r>
      <w:proofErr w:type="spellEnd"/>
      <w:r>
        <w:t xml:space="preserve"> (Bartlett 1988) and has been shown to respond to density (Hawley 1985). Some studies have also detected an effect of body size on longevity (Fox </w:t>
      </w:r>
      <w:r>
        <w:rPr>
          <w:i/>
        </w:rPr>
        <w:t>et al</w:t>
      </w:r>
      <w:r w:rsidR="00A6682E">
        <w:rPr>
          <w:i/>
        </w:rPr>
        <w:t>.</w:t>
      </w:r>
      <w:r>
        <w:t xml:space="preserve"> 2004) and therefore adult size was also measured.</w:t>
      </w:r>
    </w:p>
    <w:p w:rsidR="00A6682E" w:rsidRDefault="00A6682E">
      <w:pPr>
        <w:spacing w:line="360" w:lineRule="auto"/>
        <w:ind w:firstLine="720"/>
      </w:pPr>
    </w:p>
    <w:p w:rsidR="00A6682E" w:rsidRDefault="00EC1CDE">
      <w:pPr>
        <w:numPr>
          <w:ins w:id="2" w:author="Janette Currie" w:date="2015-04-19T00:21:00Z"/>
        </w:numPr>
        <w:spacing w:line="360" w:lineRule="auto"/>
        <w:ind w:firstLine="720"/>
      </w:pPr>
      <w:r>
        <w:t xml:space="preserve">The aim </w:t>
      </w:r>
      <w:r w:rsidR="00A6682E">
        <w:t>i</w:t>
      </w:r>
      <w:r>
        <w:t>s to manipulate larval density to observe how this impacts on mortality risk throughout the life of the population. Comparing the differences in mortality risk between different larval densities will answer the question of what effect larval density has on adulthood mortality in this species. This will provide better information as to how ageing has evolved in response to environmental influences such as competition</w:t>
      </w:r>
      <w:r w:rsidR="00A6682E">
        <w:t>,</w:t>
      </w:r>
      <w:r>
        <w:t xml:space="preserve"> and improve the understanding of the evolution of ageing.</w:t>
      </w:r>
    </w:p>
    <w:p w:rsidR="00A6682E" w:rsidRDefault="00A6682E">
      <w:pPr>
        <w:spacing w:line="360" w:lineRule="auto"/>
        <w:ind w:firstLine="720"/>
      </w:pPr>
    </w:p>
    <w:p w:rsidR="00A6682E" w:rsidRDefault="00EC1CDE" w:rsidP="00A6682E">
      <w:pPr>
        <w:spacing w:line="360" w:lineRule="auto"/>
        <w:ind w:firstLine="720"/>
      </w:pPr>
      <w:r>
        <w:t>A number of potential scenarios can be envisaged. These potential outcomes are not mutually exclusive</w:t>
      </w:r>
      <w:r w:rsidR="00A6682E">
        <w:t>,</w:t>
      </w:r>
      <w:r>
        <w:t xml:space="preserve"> but </w:t>
      </w:r>
      <w:r w:rsidR="00A6682E">
        <w:t xml:space="preserve">they </w:t>
      </w:r>
      <w:r>
        <w:t>will help to interpret the results of this study.</w:t>
      </w:r>
    </w:p>
    <w:p w:rsidR="00A6682E" w:rsidRDefault="00A6682E" w:rsidP="00A6682E">
      <w:pPr>
        <w:spacing w:line="360" w:lineRule="auto"/>
        <w:ind w:firstLine="720"/>
      </w:pPr>
    </w:p>
    <w:p w:rsidR="00A6682E" w:rsidRDefault="00EC1CDE" w:rsidP="00A6682E">
      <w:pPr>
        <w:spacing w:line="360" w:lineRule="auto"/>
        <w:ind w:firstLine="720"/>
      </w:pPr>
      <w:r>
        <w:t>1) Frailty and heterogeneity</w:t>
      </w:r>
    </w:p>
    <w:p w:rsidR="00A6682E" w:rsidRDefault="00EC1CDE" w:rsidP="00A6682E">
      <w:pPr>
        <w:spacing w:line="360" w:lineRule="auto"/>
        <w:ind w:firstLine="720"/>
      </w:pPr>
      <w:r>
        <w:t xml:space="preserve">Individuals differ in their ability to compete on the carcass with some being naturally stronger than others. Stronger competitors will not only survive the larval stage but will live longer as a result of naturally being fitter while the weak perish </w:t>
      </w:r>
      <w:r>
        <w:lastRenderedPageBreak/>
        <w:t>during the larval stage (</w:t>
      </w:r>
      <w:proofErr w:type="spellStart"/>
      <w:r>
        <w:t>Vaupel</w:t>
      </w:r>
      <w:proofErr w:type="spellEnd"/>
      <w:r>
        <w:t xml:space="preserve"> and </w:t>
      </w:r>
      <w:proofErr w:type="spellStart"/>
      <w:r>
        <w:t>Yashin</w:t>
      </w:r>
      <w:proofErr w:type="spellEnd"/>
      <w:r>
        <w:t xml:space="preserve"> 1985;</w:t>
      </w:r>
      <w:r w:rsidRPr="004D1C6E">
        <w:t xml:space="preserve"> </w:t>
      </w:r>
      <w:proofErr w:type="spellStart"/>
      <w:r>
        <w:t>Zwaan</w:t>
      </w:r>
      <w:proofErr w:type="spellEnd"/>
      <w:r>
        <w:t xml:space="preserve"> </w:t>
      </w:r>
      <w:r>
        <w:rPr>
          <w:i/>
        </w:rPr>
        <w:t>et al</w:t>
      </w:r>
      <w:r w:rsidR="00A6682E">
        <w:rPr>
          <w:i/>
        </w:rPr>
        <w:t>.</w:t>
      </w:r>
      <w:r>
        <w:t xml:space="preserve"> 1991). Higher larval density will result in greater larval mortality but also in reduced adult mortality risk. Low density beetles will display higher mortality risk earlier as they have not endured the harsh selective pressures of high density, therefore</w:t>
      </w:r>
      <w:r w:rsidR="00A6682E">
        <w:t xml:space="preserve"> </w:t>
      </w:r>
      <w:r>
        <w:t>naturally weaker individuals will make it to adulthood</w:t>
      </w:r>
      <w:r w:rsidR="00A6682E">
        <w:t>,</w:t>
      </w:r>
      <w:r>
        <w:t xml:space="preserve"> but die early.</w:t>
      </w:r>
    </w:p>
    <w:p w:rsidR="00A6682E" w:rsidRDefault="00A6682E" w:rsidP="00A6682E">
      <w:pPr>
        <w:spacing w:line="360" w:lineRule="auto"/>
        <w:ind w:firstLine="720"/>
      </w:pPr>
    </w:p>
    <w:p w:rsidR="00A6682E" w:rsidRDefault="00EC1CDE" w:rsidP="00A6682E">
      <w:pPr>
        <w:spacing w:line="360" w:lineRule="auto"/>
        <w:ind w:firstLine="720"/>
      </w:pPr>
      <w:r>
        <w:t>2) Competitive costs</w:t>
      </w:r>
    </w:p>
    <w:p w:rsidR="002351CF" w:rsidRDefault="00EC1CDE" w:rsidP="002351CF">
      <w:pPr>
        <w:numPr>
          <w:ins w:id="3" w:author="Janette Currie" w:date="2015-04-18T22:59:00Z"/>
        </w:numPr>
        <w:spacing w:line="360" w:lineRule="auto"/>
        <w:ind w:firstLine="720"/>
      </w:pPr>
      <w:r>
        <w:t>Competition while a larva may lead to costs that have detrimental effects on survival later in life. There are two ways this may manifest: a resource trade-off or a genetic trade-off. A resource trade-off comes from investment in competitive actions while a larva leaves fewer resources to invest in later life (</w:t>
      </w:r>
      <w:r w:rsidR="00E242C9">
        <w:t xml:space="preserve">van </w:t>
      </w:r>
      <w:proofErr w:type="spellStart"/>
      <w:r>
        <w:t>Noordwijk</w:t>
      </w:r>
      <w:proofErr w:type="spellEnd"/>
      <w:r>
        <w:t xml:space="preserve"> and </w:t>
      </w:r>
      <w:r w:rsidR="00E242C9">
        <w:t xml:space="preserve">de </w:t>
      </w:r>
      <w:proofErr w:type="spellStart"/>
      <w:r>
        <w:t>Jong</w:t>
      </w:r>
      <w:proofErr w:type="spellEnd"/>
      <w:r>
        <w:t xml:space="preserve"> 1986). A genetic trade-off is based on Williams (1957) AP theory where fitter larva would make poorer adults due to pleiotropic gene effects in different somatic environments. Both predict that treatments with the highest larval mortality will show the highest rates of </w:t>
      </w:r>
      <w:r w:rsidR="008142FF">
        <w:t xml:space="preserve">adulthood </w:t>
      </w:r>
      <w:r>
        <w:t>mortality since they have experienced the greatest costs of competition. A resource trade-off will see increased mortality across the adult lifespan whereas an AP scenario will see an elevated risk of mortality in the early adult stages for those that experience high larval mortality. Size will also be affected with a negative correlation between density and size.</w:t>
      </w:r>
    </w:p>
    <w:p w:rsidR="002351CF" w:rsidRDefault="002351CF" w:rsidP="002351CF">
      <w:pPr>
        <w:spacing w:line="360" w:lineRule="auto"/>
        <w:ind w:firstLine="720"/>
      </w:pPr>
    </w:p>
    <w:p w:rsidR="002351CF" w:rsidRDefault="00EC1CDE" w:rsidP="002351CF">
      <w:pPr>
        <w:spacing w:line="360" w:lineRule="auto"/>
        <w:ind w:firstLine="720"/>
      </w:pPr>
      <w:r>
        <w:t>3</w:t>
      </w:r>
      <w:r w:rsidR="002351CF">
        <w:t>)</w:t>
      </w:r>
      <w:r>
        <w:t xml:space="preserve"> Dietary restriction</w:t>
      </w:r>
    </w:p>
    <w:p w:rsidR="002351CF" w:rsidRDefault="00EC1CDE" w:rsidP="002351CF">
      <w:pPr>
        <w:spacing w:line="360" w:lineRule="auto"/>
        <w:ind w:firstLine="720"/>
      </w:pPr>
      <w:r>
        <w:t>It has been observed in many animal species that a reduction in the amount of food consumed leads to inc</w:t>
      </w:r>
      <w:r w:rsidR="00B6767A">
        <w:t>reased longevity (</w:t>
      </w:r>
      <w:proofErr w:type="spellStart"/>
      <w:r w:rsidR="00B6767A">
        <w:t>Mair</w:t>
      </w:r>
      <w:proofErr w:type="spellEnd"/>
      <w:r w:rsidR="00B6767A">
        <w:t xml:space="preserve"> </w:t>
      </w:r>
      <w:r w:rsidR="00B6767A" w:rsidRPr="00B6767A">
        <w:rPr>
          <w:i/>
        </w:rPr>
        <w:t>et al.</w:t>
      </w:r>
      <w:r>
        <w:t xml:space="preserve"> 2005). Therefore</w:t>
      </w:r>
      <w:r w:rsidR="00A6682E">
        <w:t>,</w:t>
      </w:r>
      <w:r>
        <w:t xml:space="preserve"> restrictions in food available due to competition</w:t>
      </w:r>
      <w:r w:rsidR="008142FF">
        <w:t xml:space="preserve"> while a larva</w:t>
      </w:r>
      <w:r>
        <w:t xml:space="preserve"> may reduce mortality</w:t>
      </w:r>
      <w:r w:rsidR="00A6682E">
        <w:t xml:space="preserve"> in adulthood</w:t>
      </w:r>
      <w:r w:rsidR="008142FF">
        <w:t xml:space="preserve"> </w:t>
      </w:r>
      <w:r>
        <w:t>(</w:t>
      </w:r>
      <w:proofErr w:type="spellStart"/>
      <w:r>
        <w:t>Ba</w:t>
      </w:r>
      <w:r w:rsidR="00A6682E">
        <w:t>l</w:t>
      </w:r>
      <w:r>
        <w:t>dal</w:t>
      </w:r>
      <w:proofErr w:type="spellEnd"/>
      <w:r>
        <w:t xml:space="preserve"> </w:t>
      </w:r>
      <w:r>
        <w:rPr>
          <w:i/>
        </w:rPr>
        <w:t>et al</w:t>
      </w:r>
      <w:r w:rsidR="00A6682E">
        <w:rPr>
          <w:i/>
        </w:rPr>
        <w:t>.</w:t>
      </w:r>
      <w:r>
        <w:t xml:space="preserve"> 2005). If this occurs in the beetles no difference in larval mortality is expected between treatments</w:t>
      </w:r>
      <w:r w:rsidR="00A6682E">
        <w:t>,</w:t>
      </w:r>
      <w:r>
        <w:t xml:space="preserve"> but high density will lead to a reduced risk of mortality through adulthood. Size and density wi</w:t>
      </w:r>
      <w:r w:rsidR="002351CF">
        <w:t>ll show a negative relationship.</w:t>
      </w:r>
    </w:p>
    <w:p w:rsidR="002351CF" w:rsidRDefault="002351CF" w:rsidP="002351CF">
      <w:pPr>
        <w:spacing w:line="360" w:lineRule="auto"/>
        <w:ind w:firstLine="720"/>
      </w:pPr>
    </w:p>
    <w:p w:rsidR="00C60A89" w:rsidRDefault="00EC1CDE" w:rsidP="002351CF">
      <w:pPr>
        <w:spacing w:line="360" w:lineRule="auto"/>
        <w:ind w:firstLine="720"/>
      </w:pPr>
      <w:r>
        <w:t>4</w:t>
      </w:r>
      <w:r w:rsidR="002351CF">
        <w:t xml:space="preserve">) </w:t>
      </w:r>
      <w:r>
        <w:t>Trade-offs of other traits</w:t>
      </w:r>
    </w:p>
    <w:p w:rsidR="00EC1CDE" w:rsidRDefault="002351CF">
      <w:pPr>
        <w:pStyle w:val="ListParagraph"/>
        <w:spacing w:line="360" w:lineRule="auto"/>
        <w:ind w:left="0"/>
      </w:pPr>
      <w:r>
        <w:tab/>
      </w:r>
      <w:r w:rsidR="00EC1CDE">
        <w:t xml:space="preserve">It is possible that larval density will have no effect on ageing at all. Body size is </w:t>
      </w:r>
      <w:bookmarkStart w:id="4" w:name="_GoBack"/>
      <w:bookmarkEnd w:id="4"/>
      <w:r w:rsidR="00EC1CDE">
        <w:t xml:space="preserve">well documented as being important in </w:t>
      </w:r>
      <w:r w:rsidR="00EC1CDE" w:rsidRPr="00723163">
        <w:rPr>
          <w:i/>
        </w:rPr>
        <w:t xml:space="preserve">N. </w:t>
      </w:r>
      <w:proofErr w:type="spellStart"/>
      <w:r w:rsidR="00EC1CDE" w:rsidRPr="00723163">
        <w:rPr>
          <w:i/>
        </w:rPr>
        <w:t>vespilloides</w:t>
      </w:r>
      <w:proofErr w:type="spellEnd"/>
      <w:r w:rsidR="00EC1CDE" w:rsidRPr="00723163">
        <w:rPr>
          <w:i/>
        </w:rPr>
        <w:t xml:space="preserve"> </w:t>
      </w:r>
      <w:r w:rsidR="00EC1CDE">
        <w:t>ecology and vitality important to fitness (Bartlett 1988; Scott 1998; Trumbo 1990a). Competition will cause an inverse relationship between density and body size, with no difference in ageing between the three larval density treatments.</w:t>
      </w:r>
    </w:p>
    <w:p w:rsidR="00992445" w:rsidRDefault="00992445" w:rsidP="00992445">
      <w:pPr>
        <w:spacing w:line="360" w:lineRule="auto"/>
        <w:rPr>
          <w:sz w:val="28"/>
          <w:szCs w:val="28"/>
        </w:rPr>
      </w:pPr>
      <w:r w:rsidRPr="00887649">
        <w:rPr>
          <w:b/>
          <w:sz w:val="28"/>
          <w:szCs w:val="28"/>
        </w:rPr>
        <w:lastRenderedPageBreak/>
        <w:t xml:space="preserve">2. </w:t>
      </w:r>
      <w:r w:rsidR="00121292">
        <w:rPr>
          <w:b/>
          <w:sz w:val="28"/>
          <w:szCs w:val="28"/>
        </w:rPr>
        <w:t xml:space="preserve">Materials and </w:t>
      </w:r>
      <w:r w:rsidRPr="00887649">
        <w:rPr>
          <w:b/>
          <w:sz w:val="28"/>
          <w:szCs w:val="28"/>
        </w:rPr>
        <w:t>Methods</w:t>
      </w:r>
    </w:p>
    <w:p w:rsidR="00992445" w:rsidRDefault="00E45093" w:rsidP="00E45093">
      <w:pPr>
        <w:tabs>
          <w:tab w:val="left" w:pos="1055"/>
        </w:tabs>
        <w:spacing w:line="360" w:lineRule="auto"/>
      </w:pPr>
      <w:r>
        <w:tab/>
      </w:r>
    </w:p>
    <w:p w:rsidR="00992445" w:rsidRDefault="00D5394A" w:rsidP="00992445">
      <w:pPr>
        <w:spacing w:line="360" w:lineRule="auto"/>
        <w:rPr>
          <w:u w:val="single"/>
        </w:rPr>
      </w:pPr>
      <w:r>
        <w:rPr>
          <w:u w:val="single"/>
        </w:rPr>
        <w:t>2.1 Stock Beetle P</w:t>
      </w:r>
      <w:r w:rsidR="00992445">
        <w:rPr>
          <w:u w:val="single"/>
        </w:rPr>
        <w:t>opulation</w:t>
      </w:r>
    </w:p>
    <w:p w:rsidR="00992445" w:rsidRPr="0013228A" w:rsidRDefault="00992445" w:rsidP="00992445">
      <w:pPr>
        <w:spacing w:line="360" w:lineRule="auto"/>
        <w:rPr>
          <w:u w:val="single"/>
        </w:rPr>
      </w:pPr>
      <w:r>
        <w:t>Parental beetles were taken from an out-bred lab population kept at the University of Edinburgh. The lab population is composed of crossbred descendants from three collections of wild caught beetles from</w:t>
      </w:r>
      <w:r w:rsidRPr="49506409">
        <w:rPr>
          <w:rFonts w:cs="Arial"/>
        </w:rPr>
        <w:t xml:space="preserve">: </w:t>
      </w:r>
      <w:proofErr w:type="spellStart"/>
      <w:r w:rsidRPr="49506409">
        <w:rPr>
          <w:rFonts w:cs="Arial"/>
        </w:rPr>
        <w:t>Corstorphine</w:t>
      </w:r>
      <w:proofErr w:type="spellEnd"/>
      <w:r w:rsidRPr="49506409">
        <w:rPr>
          <w:rFonts w:cs="Arial"/>
        </w:rPr>
        <w:t xml:space="preserve"> Hill, Edinburgh; </w:t>
      </w:r>
      <w:proofErr w:type="spellStart"/>
      <w:r w:rsidRPr="49506409">
        <w:rPr>
          <w:rFonts w:cs="Arial"/>
        </w:rPr>
        <w:t>Craiglockhart</w:t>
      </w:r>
      <w:proofErr w:type="spellEnd"/>
      <w:r w:rsidRPr="49506409">
        <w:rPr>
          <w:rFonts w:cs="Arial"/>
        </w:rPr>
        <w:t xml:space="preserve"> Hill, Edinburgh</w:t>
      </w:r>
      <w:r>
        <w:rPr>
          <w:rFonts w:cs="Arial"/>
        </w:rPr>
        <w:t>;</w:t>
      </w:r>
      <w:r w:rsidRPr="49506409">
        <w:rPr>
          <w:rFonts w:cs="Arial"/>
        </w:rPr>
        <w:t xml:space="preserve"> and</w:t>
      </w:r>
      <w:r>
        <w:rPr>
          <w:rFonts w:cs="Arial"/>
        </w:rPr>
        <w:t xml:space="preserve"> </w:t>
      </w:r>
      <w:proofErr w:type="spellStart"/>
      <w:r>
        <w:rPr>
          <w:rFonts w:cs="Arial"/>
        </w:rPr>
        <w:t>Warmond</w:t>
      </w:r>
      <w:proofErr w:type="spellEnd"/>
      <w:r>
        <w:rPr>
          <w:rFonts w:cs="Arial"/>
        </w:rPr>
        <w:t>, t</w:t>
      </w:r>
      <w:r w:rsidRPr="49506409">
        <w:rPr>
          <w:rFonts w:cs="Arial"/>
        </w:rPr>
        <w:t xml:space="preserve">he Netherlands. </w:t>
      </w:r>
      <w:r>
        <w:t>Mating in the lab population was strictly controlled to prevent inbreeding; only unrelated individuals were allowed to mate. Beetles were housed individually in transparent plastic containers, 12x8x2cm, with a lining of damp soil 1cm deep. They were kept at 20</w:t>
      </w:r>
      <w:r>
        <w:rPr>
          <w:vertAlign w:val="superscript"/>
        </w:rPr>
        <w:t>0</w:t>
      </w:r>
      <w:r>
        <w:t>C in constant light, and fed small (&lt;0.2cm</w:t>
      </w:r>
      <w:r>
        <w:rPr>
          <w:vertAlign w:val="superscript"/>
        </w:rPr>
        <w:t>3</w:t>
      </w:r>
      <w:r>
        <w:t>) cubes of raw organic beef twice a week.</w:t>
      </w:r>
    </w:p>
    <w:p w:rsidR="00992445" w:rsidRDefault="00992445" w:rsidP="00992445">
      <w:pPr>
        <w:spacing w:line="360" w:lineRule="auto"/>
      </w:pPr>
    </w:p>
    <w:p w:rsidR="00992445" w:rsidRDefault="00D5394A" w:rsidP="00992445">
      <w:pPr>
        <w:spacing w:line="360" w:lineRule="auto"/>
        <w:rPr>
          <w:u w:val="single"/>
        </w:rPr>
      </w:pPr>
      <w:r>
        <w:rPr>
          <w:u w:val="single"/>
        </w:rPr>
        <w:t>2.2 Density Treatment S</w:t>
      </w:r>
      <w:r w:rsidR="00992445">
        <w:rPr>
          <w:u w:val="single"/>
        </w:rPr>
        <w:t xml:space="preserve">et-up </w:t>
      </w:r>
      <w:r>
        <w:rPr>
          <w:u w:val="single"/>
        </w:rPr>
        <w:t>and Pre-adult S</w:t>
      </w:r>
      <w:r w:rsidR="00992445" w:rsidRPr="00594788">
        <w:rPr>
          <w:u w:val="single"/>
        </w:rPr>
        <w:t>urvival</w:t>
      </w:r>
    </w:p>
    <w:p w:rsidR="00992445" w:rsidRDefault="00992445" w:rsidP="00992445">
      <w:pPr>
        <w:spacing w:line="360" w:lineRule="auto"/>
      </w:pPr>
      <w:r>
        <w:t>The study was established with four replicate blocks (A-D) each starting with 25 pairs of parental beetles. The blocks were set up at roughly weekly intervals. The methods detailed below were applied to each block with any deviation between blocks noted.</w:t>
      </w:r>
    </w:p>
    <w:p w:rsidR="00992445" w:rsidRDefault="00992445" w:rsidP="00992445">
      <w:pPr>
        <w:spacing w:line="360" w:lineRule="auto"/>
      </w:pPr>
    </w:p>
    <w:p w:rsidR="00992445" w:rsidRDefault="00992445" w:rsidP="00992445">
      <w:pPr>
        <w:spacing w:line="360" w:lineRule="auto"/>
        <w:ind w:firstLine="720"/>
      </w:pPr>
      <w:r>
        <w:t>50 virgin beetles (25 males and 25 females) were chosen from the lab population to serve as parents. Beetles were chosen from across the range of beetles available with no more than two sibling beetles from each stock family used in the whole study in order to maximise the genetic variation. Male and female beetles were paired up and their histories checked to avoid inbreeding. Each pair was then presented with a fresh mouse carcass in a transparent plastic box, 17x12x6cm, lined with 1cm of damp soil (Figure 2). The mass of each mouse carcass was recorded to standardise mass around 20g (mean 20.6</w:t>
      </w:r>
      <w:r w:rsidRPr="49506409">
        <w:rPr>
          <w:rFonts w:cs="Arial"/>
        </w:rPr>
        <w:t>±0.718</w:t>
      </w:r>
      <w:r>
        <w:t xml:space="preserve">g; range=19.35-21.67), </w:t>
      </w:r>
      <w:r w:rsidR="005E2430">
        <w:t xml:space="preserve">similar to the </w:t>
      </w:r>
      <w:r>
        <w:t>mass used in other studies (</w:t>
      </w:r>
      <w:proofErr w:type="spellStart"/>
      <w:r>
        <w:t>Smiseth</w:t>
      </w:r>
      <w:proofErr w:type="spellEnd"/>
      <w:r>
        <w:t xml:space="preserve"> </w:t>
      </w:r>
      <w:r w:rsidRPr="0059241C">
        <w:rPr>
          <w:i/>
        </w:rPr>
        <w:t>et al</w:t>
      </w:r>
      <w:r>
        <w:rPr>
          <w:i/>
        </w:rPr>
        <w:t>.</w:t>
      </w:r>
      <w:r>
        <w:t xml:space="preserve"> 2005, 2007; </w:t>
      </w:r>
      <w:proofErr w:type="spellStart"/>
      <w:r>
        <w:t>Steiger</w:t>
      </w:r>
      <w:proofErr w:type="spellEnd"/>
      <w:r>
        <w:t xml:space="preserve"> 2013). This process produced 25 boxes of paired beetles, each with a 20g mouse carcass. Parents then proceeded to mate, lay eggs, and prepare the carcass. Boxes were checked regularly over the next 2-3 days until first </w:t>
      </w:r>
      <w:proofErr w:type="spellStart"/>
      <w:r>
        <w:t>instar</w:t>
      </w:r>
      <w:proofErr w:type="spellEnd"/>
      <w:r>
        <w:t xml:space="preserve"> larvae appeared, at which point the parents were removed from the boxes. This was to prevent filial cannibalism by parents (Bartlett 1987) and prevent any confounding effects from parental feeding (</w:t>
      </w:r>
      <w:proofErr w:type="spellStart"/>
      <w:r>
        <w:t>Smiseth</w:t>
      </w:r>
      <w:proofErr w:type="spellEnd"/>
      <w:r>
        <w:t xml:space="preserve"> and Moore 2004) but the time in the box with </w:t>
      </w:r>
      <w:r>
        <w:lastRenderedPageBreak/>
        <w:t>the carcass was long enough for parents to create a hole in the carcass, which is essential for larval feeding (</w:t>
      </w:r>
      <w:proofErr w:type="spellStart"/>
      <w:r>
        <w:t>Eggert</w:t>
      </w:r>
      <w:proofErr w:type="spellEnd"/>
      <w:r>
        <w:t xml:space="preserve"> </w:t>
      </w:r>
      <w:r w:rsidRPr="0059241C">
        <w:rPr>
          <w:i/>
        </w:rPr>
        <w:t>et al</w:t>
      </w:r>
      <w:r>
        <w:rPr>
          <w:i/>
        </w:rPr>
        <w:t>.</w:t>
      </w:r>
      <w:r>
        <w:t xml:space="preserve"> 1998). </w:t>
      </w:r>
    </w:p>
    <w:p w:rsidR="00992445" w:rsidRDefault="00017F11">
      <w:pPr>
        <w:pStyle w:val="ListParagraph"/>
        <w:spacing w:line="360" w:lineRule="auto"/>
        <w:ind w:left="0"/>
      </w:pPr>
      <w:r>
        <w:rPr>
          <w:noProof/>
          <w:lang w:eastAsia="en-GB"/>
        </w:rPr>
        <w:drawing>
          <wp:anchor distT="0" distB="0" distL="114300" distR="114300" simplePos="0" relativeHeight="251660800" behindDoc="1" locked="0" layoutInCell="1" allowOverlap="1">
            <wp:simplePos x="0" y="0"/>
            <wp:positionH relativeFrom="column">
              <wp:posOffset>-62865</wp:posOffset>
            </wp:positionH>
            <wp:positionV relativeFrom="paragraph">
              <wp:posOffset>197485</wp:posOffset>
            </wp:positionV>
            <wp:extent cx="5897880" cy="6004560"/>
            <wp:effectExtent l="19050" t="0" r="7620" b="0"/>
            <wp:wrapTight wrapText="bothSides">
              <wp:wrapPolygon edited="0">
                <wp:start x="-70" y="0"/>
                <wp:lineTo x="-70" y="21518"/>
                <wp:lineTo x="21628" y="21518"/>
                <wp:lineTo x="21628" y="0"/>
                <wp:lineTo x="-70" y="0"/>
              </wp:wrapPolygon>
            </wp:wrapTight>
            <wp:docPr id="1" name="Picture 4" descr="method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hods diagram.JPG"/>
                    <pic:cNvPicPr>
                      <a:picLocks noChangeAspect="1" noChangeArrowheads="1"/>
                    </pic:cNvPicPr>
                  </pic:nvPicPr>
                  <pic:blipFill>
                    <a:blip r:embed="rId13" cstate="print">
                      <a:lum bright="2000"/>
                    </a:blip>
                    <a:srcRect l="11026" t="6048" r="15357" b="2746"/>
                    <a:stretch>
                      <a:fillRect/>
                    </a:stretch>
                  </pic:blipFill>
                  <pic:spPr bwMode="auto">
                    <a:xfrm>
                      <a:off x="0" y="0"/>
                      <a:ext cx="5897880" cy="6004560"/>
                    </a:xfrm>
                    <a:prstGeom prst="rect">
                      <a:avLst/>
                    </a:prstGeom>
                    <a:noFill/>
                    <a:ln w="9525">
                      <a:noFill/>
                      <a:miter lim="800000"/>
                      <a:headEnd/>
                      <a:tailEnd/>
                    </a:ln>
                  </pic:spPr>
                </pic:pic>
              </a:graphicData>
            </a:graphic>
          </wp:anchor>
        </w:drawing>
      </w:r>
    </w:p>
    <w:p w:rsidR="00884B6E" w:rsidRDefault="00E91F23" w:rsidP="00017F11">
      <w:pPr>
        <w:pStyle w:val="ListParagraph"/>
        <w:spacing w:line="360" w:lineRule="auto"/>
        <w:ind w:left="0"/>
      </w:pPr>
      <w:r>
        <w:rPr>
          <w:noProof/>
          <w:lang w:eastAsia="en-GB"/>
        </w:rPr>
        <w:pict>
          <v:shape id="_x0000_s1030" type="#_x0000_t202" style="position:absolute;margin-left:15.05pt;margin-top:12.55pt;width:444.5pt;height:41.05pt;z-index:251661824" wrapcoords="-40 0 -40 21207 21600 21207 21600 0 -40 0" stroked="f">
            <v:textbox style="mso-next-textbox:#_x0000_s1030;mso-fit-shape-to-text:t" inset="0,0,0,0">
              <w:txbxContent>
                <w:p w:rsidR="00D078EE" w:rsidRPr="00D211EE" w:rsidRDefault="00D078EE">
                  <w:pPr>
                    <w:pStyle w:val="Caption"/>
                    <w:rPr>
                      <w:noProof/>
                      <w:color w:val="auto"/>
                      <w:sz w:val="24"/>
                    </w:rPr>
                  </w:pPr>
                  <w:r>
                    <w:t xml:space="preserve">Figure 2 </w:t>
                  </w:r>
                  <w:r w:rsidRPr="00D211EE">
                    <w:rPr>
                      <w:color w:val="auto"/>
                    </w:rPr>
                    <w:t xml:space="preserve">– layout of methods used to set up the density treatments. The diagram above shows 5 mating boxes in step 1 but in each block 25 were used. </w:t>
                  </w:r>
                  <w:r>
                    <w:rPr>
                      <w:color w:val="auto"/>
                    </w:rPr>
                    <w:t xml:space="preserve">Prepared carcasses came from the mating boxes with their surrounding soil replaced. </w:t>
                  </w:r>
                </w:p>
              </w:txbxContent>
            </v:textbox>
            <w10:wrap type="tight"/>
          </v:shape>
        </w:pict>
      </w:r>
    </w:p>
    <w:p w:rsidR="00992445" w:rsidRDefault="00884B6E" w:rsidP="00017F11">
      <w:pPr>
        <w:pStyle w:val="ListParagraph"/>
        <w:spacing w:line="360" w:lineRule="auto"/>
        <w:ind w:left="0"/>
      </w:pPr>
      <w:r>
        <w:tab/>
      </w:r>
      <w:r w:rsidR="00992445">
        <w:t xml:space="preserve">First </w:t>
      </w:r>
      <w:proofErr w:type="spellStart"/>
      <w:r w:rsidR="00992445">
        <w:t>instar</w:t>
      </w:r>
      <w:proofErr w:type="spellEnd"/>
      <w:r w:rsidR="00992445">
        <w:t xml:space="preserve"> larvae were removed from the prepared mouse carcasses with a paintbrush and placed onto thawed fresh mice in a ‘holding box’ (Figure 2). The holding box was lined with moist paper towel to prevent larvae drying out (Lock </w:t>
      </w:r>
      <w:r w:rsidR="00992445" w:rsidRPr="0059241C">
        <w:rPr>
          <w:i/>
        </w:rPr>
        <w:t>et al</w:t>
      </w:r>
      <w:r w:rsidR="00992445">
        <w:rPr>
          <w:i/>
        </w:rPr>
        <w:t>.</w:t>
      </w:r>
      <w:r w:rsidR="00992445">
        <w:t xml:space="preserve"> 2007; </w:t>
      </w:r>
      <w:proofErr w:type="spellStart"/>
      <w:r w:rsidR="00992445">
        <w:t>Smiseth</w:t>
      </w:r>
      <w:proofErr w:type="spellEnd"/>
      <w:r w:rsidR="00992445">
        <w:t xml:space="preserve"> </w:t>
      </w:r>
      <w:r w:rsidR="00992445" w:rsidRPr="0059241C">
        <w:rPr>
          <w:i/>
        </w:rPr>
        <w:t>et al</w:t>
      </w:r>
      <w:r w:rsidR="00992445">
        <w:rPr>
          <w:i/>
        </w:rPr>
        <w:t>.</w:t>
      </w:r>
      <w:r w:rsidR="00992445">
        <w:t xml:space="preserve"> 2007), and the fresh mice were cut open to provide a source of </w:t>
      </w:r>
      <w:r w:rsidR="00992445">
        <w:lastRenderedPageBreak/>
        <w:t xml:space="preserve">food. All larvae were less than 16 hours old and spent a maximum time of 1 hour in the ‘holding box’. The carcasses of breeding attempts which had failed to produce any larvae at this </w:t>
      </w:r>
      <w:proofErr w:type="gramStart"/>
      <w:r w:rsidR="00992445">
        <w:t>stage,</w:t>
      </w:r>
      <w:proofErr w:type="gramEnd"/>
      <w:r w:rsidR="00992445">
        <w:t xml:space="preserve"> were removed and no longer used. After all larvae from carcasses were removed and placed in the ‘holding box’, the soil from each mating box where the carcass had been successful in producing larvae was replaced to remove un-hatched eggs, as these could alter numbers on the carcass later in the experiment. Each prepared mouse carcass was then randomly assigned to be the host to one of three larval density treatments:</w:t>
      </w:r>
    </w:p>
    <w:p w:rsidR="00884B6E" w:rsidRDefault="00884B6E" w:rsidP="00017F11">
      <w:pPr>
        <w:pStyle w:val="ListParagraph"/>
        <w:spacing w:line="360" w:lineRule="auto"/>
        <w:ind w:left="0"/>
      </w:pPr>
    </w:p>
    <w:p w:rsidR="00992445" w:rsidRDefault="00992445" w:rsidP="00992445">
      <w:pPr>
        <w:pStyle w:val="ListParagraph"/>
        <w:numPr>
          <w:ilvl w:val="0"/>
          <w:numId w:val="4"/>
        </w:numPr>
        <w:spacing w:line="360" w:lineRule="auto"/>
        <w:ind w:left="0" w:firstLine="426"/>
        <w:contextualSpacing/>
      </w:pPr>
      <w:r>
        <w:t xml:space="preserve">high density of fifty larvae per carcass; </w:t>
      </w:r>
    </w:p>
    <w:p w:rsidR="00992445" w:rsidRDefault="00992445" w:rsidP="00992445">
      <w:pPr>
        <w:pStyle w:val="ListParagraph"/>
        <w:numPr>
          <w:ilvl w:val="0"/>
          <w:numId w:val="4"/>
        </w:numPr>
        <w:spacing w:line="360" w:lineRule="auto"/>
        <w:ind w:left="0" w:firstLine="426"/>
        <w:contextualSpacing/>
      </w:pPr>
      <w:r>
        <w:t>medium density of twenty larvae per carcass</w:t>
      </w:r>
    </w:p>
    <w:p w:rsidR="00992445" w:rsidRDefault="00992445" w:rsidP="00992445">
      <w:pPr>
        <w:pStyle w:val="ListParagraph"/>
        <w:numPr>
          <w:ilvl w:val="0"/>
          <w:numId w:val="4"/>
        </w:numPr>
        <w:spacing w:line="360" w:lineRule="auto"/>
        <w:ind w:left="0" w:firstLine="426"/>
        <w:contextualSpacing/>
      </w:pPr>
      <w:proofErr w:type="gramStart"/>
      <w:r>
        <w:t>low</w:t>
      </w:r>
      <w:proofErr w:type="gramEnd"/>
      <w:r>
        <w:t xml:space="preserve"> density of five larvae per carcass.</w:t>
      </w:r>
    </w:p>
    <w:p w:rsidR="00992445" w:rsidRDefault="00992445" w:rsidP="00992445">
      <w:pPr>
        <w:spacing w:line="360" w:lineRule="auto"/>
        <w:ind w:firstLine="720"/>
      </w:pPr>
    </w:p>
    <w:p w:rsidR="00017F11" w:rsidRDefault="00992445" w:rsidP="00884B6E">
      <w:pPr>
        <w:spacing w:line="360" w:lineRule="auto"/>
        <w:ind w:firstLine="720"/>
      </w:pPr>
      <w:r>
        <w:t xml:space="preserve">The medium density acted as a control based on the average number of larvae expected to be raised on a 20g carcass when density is controlled by parents (Bartlett and Ashworth 1988; </w:t>
      </w:r>
      <w:proofErr w:type="spellStart"/>
      <w:r>
        <w:t>Müller</w:t>
      </w:r>
      <w:proofErr w:type="spellEnd"/>
      <w:r>
        <w:t xml:space="preserve"> </w:t>
      </w:r>
      <w:r w:rsidRPr="0059241C">
        <w:rPr>
          <w:i/>
        </w:rPr>
        <w:t>et al</w:t>
      </w:r>
      <w:r>
        <w:rPr>
          <w:i/>
        </w:rPr>
        <w:t>.</w:t>
      </w:r>
      <w:r>
        <w:t xml:space="preserve"> 1990). The high and low density treatments are extremes of variation seen in the lab (</w:t>
      </w:r>
      <w:proofErr w:type="spellStart"/>
      <w:r>
        <w:t>Smiseth</w:t>
      </w:r>
      <w:proofErr w:type="spellEnd"/>
      <w:r>
        <w:t xml:space="preserve"> and Moore 2002). In each block the treatments were allocated thus: 2 high density carcasses; </w:t>
      </w:r>
      <w:r w:rsidR="00D078EE">
        <w:t>4-7 medium density carcasses; 11</w:t>
      </w:r>
      <w:r>
        <w:t>-13 low density carcasses. Although the numbers of each treatment differed it was predicted, based on previous lab work, that these numbers would produce a similar number of adult beetles (</w:t>
      </w:r>
      <w:proofErr w:type="spellStart"/>
      <w:r>
        <w:t>Eggert</w:t>
      </w:r>
      <w:proofErr w:type="spellEnd"/>
      <w:r>
        <w:t xml:space="preserve"> </w:t>
      </w:r>
      <w:r w:rsidRPr="0059241C">
        <w:rPr>
          <w:i/>
        </w:rPr>
        <w:t>et al</w:t>
      </w:r>
      <w:r>
        <w:rPr>
          <w:i/>
        </w:rPr>
        <w:t>.</w:t>
      </w:r>
      <w:r>
        <w:t xml:space="preserve"> 1998; Schrader </w:t>
      </w:r>
      <w:r w:rsidRPr="0059241C">
        <w:rPr>
          <w:i/>
        </w:rPr>
        <w:t>et al</w:t>
      </w:r>
      <w:r>
        <w:rPr>
          <w:i/>
        </w:rPr>
        <w:t>.</w:t>
      </w:r>
      <w:r>
        <w:t xml:space="preserve"> 2015). The number of each treatment varied slightly between each block of the experiment, depending on the number of successful mouse carcasses and the number of larvae available (Table 1).</w:t>
      </w:r>
    </w:p>
    <w:p w:rsidR="00884B6E" w:rsidRDefault="00884B6E" w:rsidP="00884B6E">
      <w:pPr>
        <w:spacing w:line="360" w:lineRule="auto"/>
        <w:ind w:firstLine="720"/>
      </w:pPr>
    </w:p>
    <w:p w:rsidR="00992445" w:rsidRDefault="00992445" w:rsidP="00884B6E">
      <w:pPr>
        <w:pStyle w:val="Caption"/>
        <w:keepNext/>
        <w:spacing w:after="0" w:line="480" w:lineRule="auto"/>
      </w:pPr>
      <w:r>
        <w:t xml:space="preserve">Table </w:t>
      </w:r>
      <w:fldSimple w:instr=" SEQ Table \* ARABIC ">
        <w:r w:rsidR="00C13D2B">
          <w:rPr>
            <w:noProof/>
          </w:rPr>
          <w:t>1</w:t>
        </w:r>
      </w:fldSimple>
      <w:r>
        <w:t xml:space="preserve"> </w:t>
      </w:r>
      <w:r w:rsidRPr="00991E1A">
        <w:rPr>
          <w:color w:val="auto"/>
        </w:rPr>
        <w:t>- set</w:t>
      </w:r>
      <w:r w:rsidRPr="00D95A08">
        <w:rPr>
          <w:color w:val="auto"/>
        </w:rPr>
        <w:t xml:space="preserve"> up of the number of each larval density treatment within each block.</w:t>
      </w:r>
      <w:r>
        <w:t xml:space="preserve">   </w:t>
      </w:r>
    </w:p>
    <w:tbl>
      <w:tblPr>
        <w:tblpPr w:leftFromText="180" w:rightFromText="180" w:vertAnchor="page" w:horzAnchor="margin" w:tblpY="12316"/>
        <w:tblW w:w="7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06"/>
        <w:gridCol w:w="867"/>
        <w:gridCol w:w="1299"/>
        <w:gridCol w:w="805"/>
        <w:gridCol w:w="3059"/>
      </w:tblGrid>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Block</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High</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Medium</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Low</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Total carcasses used</w:t>
            </w:r>
          </w:p>
        </w:tc>
      </w:tr>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A</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7</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21</w:t>
            </w:r>
          </w:p>
        </w:tc>
      </w:tr>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B</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6</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w:t>
            </w:r>
            <w:r w:rsidR="00D078EE">
              <w:t>1</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491B12" w:rsidP="00884B6E">
            <w:pPr>
              <w:spacing w:line="240" w:lineRule="auto"/>
              <w:jc w:val="center"/>
            </w:pPr>
            <w:r>
              <w:t>19</w:t>
            </w:r>
          </w:p>
        </w:tc>
      </w:tr>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C</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4</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13</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19</w:t>
            </w:r>
          </w:p>
        </w:tc>
      </w:tr>
      <w:tr w:rsidR="00884B6E" w:rsidRPr="00CF2173" w:rsidTr="00884B6E">
        <w:trPr>
          <w:trHeight w:val="285"/>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D</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5</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13</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20</w:t>
            </w:r>
          </w:p>
        </w:tc>
      </w:tr>
    </w:tbl>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E45093" w:rsidRDefault="00E45093" w:rsidP="00992445">
      <w:pPr>
        <w:spacing w:line="360" w:lineRule="auto"/>
        <w:ind w:firstLine="720"/>
      </w:pPr>
    </w:p>
    <w:p w:rsidR="00991E1A" w:rsidRDefault="00991E1A" w:rsidP="00992445">
      <w:pPr>
        <w:spacing w:line="360" w:lineRule="auto"/>
        <w:ind w:firstLine="720"/>
      </w:pPr>
    </w:p>
    <w:p w:rsidR="00992445" w:rsidRDefault="00992445" w:rsidP="00992445">
      <w:pPr>
        <w:spacing w:line="360" w:lineRule="auto"/>
        <w:ind w:firstLine="720"/>
      </w:pPr>
      <w:r>
        <w:t xml:space="preserve">Once the treatment for each carcass had been decided, the appropriate number of larvae from the holding box was added to create a mixed artificial brood. Attempts were made to separate siblings to prevent them all being added to the </w:t>
      </w:r>
      <w:r>
        <w:lastRenderedPageBreak/>
        <w:t xml:space="preserve">same carcass as this would confound genetic effects with that of the treatment. Since siblings tended to huddle together, when allocating larvae to treatments, larvae were taken from across the box rather than from any one area. Once all larvae were added, the boxes were labelled with the treatment that had been applied to the brood. All broods were raised in the absence of parents and were left for 5-7 days until the larvae stopped feeding and dispersed from the carcass. The larvae were then removed and the number that survived till dispersal was recorded. Not all carcasses were successful in producing larvae due to them being overrun with mould. Therefore, it was noted how many larvae survived to dispersal from each carcass and if the carcass was infected by mould. Larvae from each brood were then placed into new plastic boxes measuring 18x12x7cm, filled to the top with damp soil and left for 21 days to pupate. </w:t>
      </w:r>
    </w:p>
    <w:p w:rsidR="00992445" w:rsidRDefault="00992445" w:rsidP="00992445">
      <w:pPr>
        <w:spacing w:line="360" w:lineRule="auto"/>
        <w:ind w:firstLine="720"/>
      </w:pPr>
    </w:p>
    <w:p w:rsidR="00992445" w:rsidRDefault="00121292" w:rsidP="00992445">
      <w:pPr>
        <w:spacing w:line="360" w:lineRule="auto"/>
        <w:rPr>
          <w:u w:val="single"/>
        </w:rPr>
      </w:pPr>
      <w:r>
        <w:rPr>
          <w:u w:val="single"/>
        </w:rPr>
        <w:t>2</w:t>
      </w:r>
      <w:r w:rsidR="00992445">
        <w:rPr>
          <w:u w:val="single"/>
        </w:rPr>
        <w:t xml:space="preserve">.3 </w:t>
      </w:r>
      <w:r w:rsidR="00992445" w:rsidRPr="00594788">
        <w:rPr>
          <w:u w:val="single"/>
        </w:rPr>
        <w:t>Adult Mortality Track</w:t>
      </w:r>
    </w:p>
    <w:p w:rsidR="00992445" w:rsidRDefault="00992445" w:rsidP="00992445">
      <w:pPr>
        <w:spacing w:line="360" w:lineRule="auto"/>
      </w:pPr>
      <w:r>
        <w:t xml:space="preserve">After this time the beetles began to </w:t>
      </w:r>
      <w:proofErr w:type="spellStart"/>
      <w:r>
        <w:t>eclose</w:t>
      </w:r>
      <w:proofErr w:type="spellEnd"/>
      <w:r>
        <w:t xml:space="preserve"> as adults. The number of beetles surviving to this stage was recorded to give both a measure of survival to adulthood for each brood and density. Every beetle was then sexed before being placed in its own individual transparent plastic box measuring 12x8x2cm, with a 1cm layer of damp soil. Beetles were then assigned an ID number, which specified its block, the larval density treatment it experienced, the </w:t>
      </w:r>
      <w:r w:rsidR="005E2430">
        <w:t>replicate of that treatment,</w:t>
      </w:r>
      <w:r>
        <w:t xml:space="preserve"> the number assigned to that beetle within its brood, its sex, and the date of </w:t>
      </w:r>
      <w:proofErr w:type="spellStart"/>
      <w:r>
        <w:t>eclosion</w:t>
      </w:r>
      <w:proofErr w:type="spellEnd"/>
      <w:r>
        <w:t>.</w:t>
      </w:r>
    </w:p>
    <w:p w:rsidR="00992445" w:rsidRDefault="00992445" w:rsidP="00992445">
      <w:pPr>
        <w:spacing w:line="360" w:lineRule="auto"/>
      </w:pPr>
    </w:p>
    <w:p w:rsidR="00992445" w:rsidRDefault="00992445" w:rsidP="00992445">
      <w:pPr>
        <w:spacing w:line="360" w:lineRule="auto"/>
      </w:pPr>
      <w:r>
        <w:tab/>
        <w:t>Adult beetles were kept in constant light at 20</w:t>
      </w:r>
      <w:r>
        <w:rPr>
          <w:vertAlign w:val="superscript"/>
        </w:rPr>
        <w:t>0</w:t>
      </w:r>
      <w:r>
        <w:t>C. Boxes were placed randomly onto shelves within each block to control for any effects due to position. All beetles were checked for survival three times a week at intervals of 2, 2, and 3 days. On 2 of these days they were fed a small (&lt;0.2cm</w:t>
      </w:r>
      <w:r>
        <w:rPr>
          <w:vertAlign w:val="superscript"/>
        </w:rPr>
        <w:t>3</w:t>
      </w:r>
      <w:r>
        <w:t xml:space="preserve">) cube of organic beef. Any mould was removed and dry boxes were re-moistened with </w:t>
      </w:r>
      <w:r w:rsidR="005E2430">
        <w:t xml:space="preserve">water from </w:t>
      </w:r>
      <w:r>
        <w:t xml:space="preserve">a spray bottle. If a beetle was found dead, it was removed from its box and placed in an </w:t>
      </w:r>
      <w:proofErr w:type="spellStart"/>
      <w:r>
        <w:t>Eppendorf</w:t>
      </w:r>
      <w:proofErr w:type="spellEnd"/>
      <w:r>
        <w:t xml:space="preserve"> tube with the beetle’s ID label and date of death added to the outside. The date of death was recorded for each beetle and the tubes placed in the freezer.</w:t>
      </w:r>
      <w:r w:rsidRPr="00000954">
        <w:t xml:space="preserve"> </w:t>
      </w:r>
      <w:r>
        <w:t xml:space="preserve">Adult lifespan was calculated as the number of days between </w:t>
      </w:r>
      <w:proofErr w:type="spellStart"/>
      <w:r>
        <w:t>eclosion</w:t>
      </w:r>
      <w:proofErr w:type="spellEnd"/>
      <w:r>
        <w:t xml:space="preserve"> and the day the beetle was found dead.</w:t>
      </w:r>
    </w:p>
    <w:p w:rsidR="00992445" w:rsidRDefault="00992445" w:rsidP="00992445">
      <w:pPr>
        <w:spacing w:line="360" w:lineRule="auto"/>
        <w:ind w:firstLine="720"/>
      </w:pPr>
    </w:p>
    <w:p w:rsidR="00992445" w:rsidRDefault="00992445" w:rsidP="00992445">
      <w:pPr>
        <w:spacing w:line="360" w:lineRule="auto"/>
        <w:ind w:firstLine="720"/>
      </w:pPr>
      <w:r>
        <w:lastRenderedPageBreak/>
        <w:t xml:space="preserve">Frozen beetles were later removed from the freezer for measuring. Freezing made the beetles easier to measure and allowed large numbers to be measured at once, therefore minimising measurement errors between days. Using a pair of digital callipers, the length of the beetle’s </w:t>
      </w:r>
      <w:proofErr w:type="spellStart"/>
      <w:r>
        <w:t>pronotum</w:t>
      </w:r>
      <w:proofErr w:type="spellEnd"/>
      <w:r>
        <w:t xml:space="preserve"> was recorded. This is a measurement of total beetle’s size (Bartlett 1988; </w:t>
      </w:r>
      <w:proofErr w:type="spellStart"/>
      <w:r>
        <w:t>Steiger</w:t>
      </w:r>
      <w:proofErr w:type="spellEnd"/>
      <w:r>
        <w:t xml:space="preserve"> 2013).</w:t>
      </w:r>
    </w:p>
    <w:p w:rsidR="00991E1A" w:rsidRDefault="00991E1A" w:rsidP="00992445">
      <w:pPr>
        <w:spacing w:line="360" w:lineRule="auto"/>
        <w:rPr>
          <w:u w:val="single"/>
        </w:rPr>
      </w:pPr>
    </w:p>
    <w:p w:rsidR="00992445" w:rsidRDefault="00121292" w:rsidP="00992445">
      <w:pPr>
        <w:spacing w:line="360" w:lineRule="auto"/>
        <w:rPr>
          <w:u w:val="single"/>
        </w:rPr>
      </w:pPr>
      <w:r>
        <w:rPr>
          <w:u w:val="single"/>
        </w:rPr>
        <w:t>2</w:t>
      </w:r>
      <w:r w:rsidR="00992445">
        <w:rPr>
          <w:u w:val="single"/>
        </w:rPr>
        <w:t xml:space="preserve">.4 </w:t>
      </w:r>
      <w:r w:rsidR="00992445" w:rsidRPr="009148A5">
        <w:rPr>
          <w:u w:val="single"/>
        </w:rPr>
        <w:t>Statistical Methods</w:t>
      </w:r>
    </w:p>
    <w:p w:rsidR="00992445" w:rsidRDefault="00992445" w:rsidP="00992445">
      <w:pPr>
        <w:spacing w:line="360" w:lineRule="auto"/>
      </w:pPr>
      <w:r>
        <w:t>All statistics were carried out in R version 3.1.3 (R Core Team 2015). A number of different statistical analyses were performed to investigate the following aspects.</w:t>
      </w:r>
    </w:p>
    <w:p w:rsidR="00992445" w:rsidRDefault="00992445" w:rsidP="00992445">
      <w:pPr>
        <w:spacing w:line="360" w:lineRule="auto"/>
      </w:pPr>
    </w:p>
    <w:p w:rsidR="00992445" w:rsidRDefault="00121292" w:rsidP="00992445">
      <w:pPr>
        <w:spacing w:line="360" w:lineRule="auto"/>
        <w:rPr>
          <w:u w:val="single"/>
        </w:rPr>
      </w:pPr>
      <w:r>
        <w:rPr>
          <w:u w:val="single"/>
        </w:rPr>
        <w:t>2</w:t>
      </w:r>
      <w:r w:rsidR="00992445" w:rsidRPr="00887649">
        <w:rPr>
          <w:u w:val="single"/>
        </w:rPr>
        <w:t xml:space="preserve">.4.1 </w:t>
      </w:r>
      <w:r w:rsidR="005E2430">
        <w:rPr>
          <w:u w:val="single"/>
        </w:rPr>
        <w:t>Experimental S</w:t>
      </w:r>
      <w:r w:rsidR="00992445" w:rsidRPr="00887649">
        <w:rPr>
          <w:u w:val="single"/>
        </w:rPr>
        <w:t>et</w:t>
      </w:r>
      <w:r w:rsidR="00992445">
        <w:rPr>
          <w:u w:val="single"/>
        </w:rPr>
        <w:t>-</w:t>
      </w:r>
      <w:r w:rsidR="00992445" w:rsidRPr="00887649">
        <w:rPr>
          <w:u w:val="single"/>
        </w:rPr>
        <w:t xml:space="preserve">up  </w:t>
      </w:r>
    </w:p>
    <w:p w:rsidR="00992445" w:rsidRDefault="00992445" w:rsidP="00992445">
      <w:pPr>
        <w:spacing w:line="360" w:lineRule="auto"/>
      </w:pPr>
      <w:r>
        <w:t>The carcass mass data from the study was analysed to check that neither the treatments nor the four blocks differed systematically in the way they were set up. Since density is measured as the number of larvae per gram of carcass (</w:t>
      </w:r>
      <w:proofErr w:type="spellStart"/>
      <w:r>
        <w:t>Müller</w:t>
      </w:r>
      <w:proofErr w:type="spellEnd"/>
      <w:r>
        <w:t xml:space="preserve"> </w:t>
      </w:r>
      <w:r w:rsidRPr="0059241C">
        <w:rPr>
          <w:i/>
        </w:rPr>
        <w:t>et a</w:t>
      </w:r>
      <w:r>
        <w:rPr>
          <w:i/>
        </w:rPr>
        <w:t>l.</w:t>
      </w:r>
      <w:r>
        <w:t xml:space="preserve"> 1990) it was essential that carcass mass did not differ across treatments or blocks. A general linear model (</w:t>
      </w:r>
      <w:proofErr w:type="spellStart"/>
      <w:r>
        <w:t>Glm</w:t>
      </w:r>
      <w:proofErr w:type="spellEnd"/>
      <w:r>
        <w:t>) was used including Block and Density as factors along with their interaction. Also included was whether the carcass was successful in producing at least one larva that lived to adulthood or whether the carcass was overcome with mould and all larvae died. Once the maximal model had been produced, it was simplified by removing the most non-significant term each time until the minimal model was produced.</w:t>
      </w:r>
    </w:p>
    <w:p w:rsidR="00992445" w:rsidRDefault="00992445" w:rsidP="00992445">
      <w:pPr>
        <w:spacing w:line="360" w:lineRule="auto"/>
      </w:pPr>
    </w:p>
    <w:p w:rsidR="00992445" w:rsidRDefault="00121292" w:rsidP="00992445">
      <w:pPr>
        <w:spacing w:line="360" w:lineRule="auto"/>
        <w:rPr>
          <w:u w:val="single"/>
        </w:rPr>
      </w:pPr>
      <w:r>
        <w:rPr>
          <w:u w:val="single"/>
        </w:rPr>
        <w:t>2</w:t>
      </w:r>
      <w:r w:rsidR="00992445" w:rsidRPr="00887649">
        <w:rPr>
          <w:u w:val="single"/>
        </w:rPr>
        <w:t xml:space="preserve">.4.2 </w:t>
      </w:r>
      <w:r w:rsidR="005E2430">
        <w:rPr>
          <w:u w:val="single"/>
        </w:rPr>
        <w:t>Pre-adult S</w:t>
      </w:r>
      <w:r w:rsidR="00992445">
        <w:rPr>
          <w:u w:val="single"/>
        </w:rPr>
        <w:t>urvival</w:t>
      </w:r>
    </w:p>
    <w:p w:rsidR="00992445" w:rsidRDefault="00992445" w:rsidP="00992445">
      <w:pPr>
        <w:spacing w:line="360" w:lineRule="auto"/>
      </w:pPr>
      <w:r>
        <w:t xml:space="preserve">Not all larvae survived to adulthood. A Chi-square test was performed to check if survival to adulthood differed between density treatments. The test counted the number originally allocated to each treatment compared to the number that </w:t>
      </w:r>
      <w:proofErr w:type="spellStart"/>
      <w:r>
        <w:t>eclosed</w:t>
      </w:r>
      <w:proofErr w:type="spellEnd"/>
      <w:r>
        <w:t xml:space="preserve"> as adults. Those missing were counted as dead. Another Chi-square test was used to analyse whether a particular density treatment was more likely to succumb to the effects of the fungus than others. This counted the number of infected versus non-infected carcasses per treatment. </w:t>
      </w:r>
    </w:p>
    <w:p w:rsidR="00992445" w:rsidRDefault="00992445" w:rsidP="00992445">
      <w:pPr>
        <w:spacing w:line="360" w:lineRule="auto"/>
      </w:pPr>
    </w:p>
    <w:p w:rsidR="00992445" w:rsidRDefault="00121292" w:rsidP="00992445">
      <w:pPr>
        <w:spacing w:line="360" w:lineRule="auto"/>
        <w:rPr>
          <w:u w:val="single"/>
        </w:rPr>
      </w:pPr>
      <w:r>
        <w:rPr>
          <w:u w:val="single"/>
        </w:rPr>
        <w:t>2</w:t>
      </w:r>
      <w:r w:rsidR="00992445" w:rsidRPr="00887649">
        <w:rPr>
          <w:u w:val="single"/>
        </w:rPr>
        <w:t>.4.3 Size</w:t>
      </w:r>
    </w:p>
    <w:p w:rsidR="00991E1A" w:rsidRDefault="00992445" w:rsidP="00992445">
      <w:pPr>
        <w:spacing w:line="360" w:lineRule="auto"/>
      </w:pPr>
      <w:r>
        <w:t xml:space="preserve">Using </w:t>
      </w:r>
      <w:proofErr w:type="spellStart"/>
      <w:r>
        <w:t>pronotum</w:t>
      </w:r>
      <w:proofErr w:type="spellEnd"/>
      <w:r>
        <w:t xml:space="preserve"> length as a proxy for size, a </w:t>
      </w:r>
      <w:proofErr w:type="spellStart"/>
      <w:r>
        <w:t>Glm</w:t>
      </w:r>
      <w:proofErr w:type="spellEnd"/>
      <w:r>
        <w:t xml:space="preserve"> analysed the variance of size across larval density treatments, blocks, and between males and females. All these </w:t>
      </w:r>
      <w:r>
        <w:lastRenderedPageBreak/>
        <w:t xml:space="preserve">factors were included as terms in the model, along with their interactions. If a term was found to be non-significant, it was removed until the minimal model was attained. </w:t>
      </w:r>
    </w:p>
    <w:p w:rsidR="00991E1A" w:rsidRDefault="00991E1A" w:rsidP="00992445">
      <w:pPr>
        <w:spacing w:line="360" w:lineRule="auto"/>
      </w:pPr>
    </w:p>
    <w:p w:rsidR="00992445" w:rsidRPr="00991E1A" w:rsidRDefault="00121292" w:rsidP="00992445">
      <w:pPr>
        <w:spacing w:line="360" w:lineRule="auto"/>
      </w:pPr>
      <w:r>
        <w:rPr>
          <w:u w:val="single"/>
        </w:rPr>
        <w:t>2</w:t>
      </w:r>
      <w:r w:rsidR="00992445" w:rsidRPr="00887649">
        <w:rPr>
          <w:u w:val="single"/>
        </w:rPr>
        <w:t xml:space="preserve">.4.4 </w:t>
      </w:r>
      <w:r>
        <w:rPr>
          <w:u w:val="single"/>
        </w:rPr>
        <w:t>Mortality</w:t>
      </w:r>
      <w:r w:rsidR="005E2430">
        <w:rPr>
          <w:u w:val="single"/>
        </w:rPr>
        <w:t xml:space="preserve"> A</w:t>
      </w:r>
      <w:r w:rsidR="00992445" w:rsidRPr="00887649">
        <w:rPr>
          <w:u w:val="single"/>
        </w:rPr>
        <w:t>nalysis</w:t>
      </w:r>
    </w:p>
    <w:p w:rsidR="00992445" w:rsidRDefault="00992445" w:rsidP="00992445">
      <w:pPr>
        <w:spacing w:line="360" w:lineRule="auto"/>
      </w:pPr>
      <w:r>
        <w:t>A Cox proportional hazards model (Cox 1972) was used to detect and describe differences in mortality caused by larval density and the other variables in the study: sex, length, and block. The population must show an increase in age specific mortality risk with age (ageing) and proportional hazards (PH) for this model to be appropriately applied (</w:t>
      </w:r>
      <w:proofErr w:type="spellStart"/>
      <w:r>
        <w:t>Grambsch</w:t>
      </w:r>
      <w:proofErr w:type="spellEnd"/>
      <w:r>
        <w:t xml:space="preserve"> and </w:t>
      </w:r>
      <w:proofErr w:type="spellStart"/>
      <w:r>
        <w:t>Therneau</w:t>
      </w:r>
      <w:proofErr w:type="spellEnd"/>
      <w:r>
        <w:t xml:space="preserve"> 1994). The data was right censored since not all beetles died within the study period. A Chi-square test was used to check that the number of males and females did not differ from 50:50.</w:t>
      </w:r>
    </w:p>
    <w:p w:rsidR="00992445" w:rsidRDefault="00992445" w:rsidP="00992445">
      <w:pPr>
        <w:spacing w:line="360" w:lineRule="auto"/>
      </w:pPr>
    </w:p>
    <w:p w:rsidR="00992445" w:rsidRDefault="00992445" w:rsidP="00992445">
      <w:pPr>
        <w:spacing w:line="360" w:lineRule="auto"/>
      </w:pPr>
      <w:r>
        <w:tab/>
        <w:t xml:space="preserve">First, a mortality plot was created for all beetles to test for the occurrence of ageing. A simple Cox PH model was created for lifespan incorporating censoring with no explanatory variables. A Kaplan-Meier function (Kaplan and Meier 1958) was then applied in order to produce a survival curve for the data. From this, Lx (proportion of the total population surviving to each age class) was calculated, which was, in turn used to calculate the age specific mortality, </w:t>
      </w:r>
      <w:proofErr w:type="spellStart"/>
      <w:proofErr w:type="gramStart"/>
      <w:r>
        <w:t>Px</w:t>
      </w:r>
      <w:proofErr w:type="spellEnd"/>
      <w:proofErr w:type="gramEnd"/>
      <w:r>
        <w:t xml:space="preserve"> (the proportion of those alive at age A surviving to age A+1). Mortality rate, </w:t>
      </w:r>
      <w:r>
        <w:rPr>
          <w:rFonts w:cs="Arial"/>
        </w:rPr>
        <w:t>µ</w:t>
      </w:r>
      <w:r>
        <w:rPr>
          <w:rFonts w:cs="Arial"/>
          <w:vertAlign w:val="subscript"/>
        </w:rPr>
        <w:t>x</w:t>
      </w:r>
      <w:r>
        <w:t>, was then calculated using the formula -</w:t>
      </w:r>
      <w:proofErr w:type="spellStart"/>
      <w:r>
        <w:t>ln</w:t>
      </w:r>
      <w:proofErr w:type="spellEnd"/>
      <w:r>
        <w:t xml:space="preserve"> (</w:t>
      </w:r>
      <w:proofErr w:type="spellStart"/>
      <w:proofErr w:type="gramStart"/>
      <w:r>
        <w:t>Px</w:t>
      </w:r>
      <w:proofErr w:type="spellEnd"/>
      <w:proofErr w:type="gramEnd"/>
      <w:r>
        <w:t xml:space="preserve">) and plotted on a log scale against lifespan in weeks to create a mortality </w:t>
      </w:r>
      <w:r w:rsidR="005E2430">
        <w:t>plot</w:t>
      </w:r>
      <w:r>
        <w:t xml:space="preserve">. To test for ageing in this population of beetles the fit of exponential (no increase in mortality risk with age) and </w:t>
      </w:r>
      <w:proofErr w:type="spellStart"/>
      <w:r>
        <w:t>Gompertz</w:t>
      </w:r>
      <w:proofErr w:type="spellEnd"/>
      <w:r>
        <w:t xml:space="preserve"> (increase in mortality risk with age) (</w:t>
      </w:r>
      <w:proofErr w:type="spellStart"/>
      <w:r>
        <w:t>Gompertz</w:t>
      </w:r>
      <w:proofErr w:type="spellEnd"/>
      <w:r>
        <w:t xml:space="preserve"> 1825) models were compared using their </w:t>
      </w:r>
      <w:proofErr w:type="spellStart"/>
      <w:r>
        <w:t>Akaike</w:t>
      </w:r>
      <w:proofErr w:type="spellEnd"/>
      <w:r>
        <w:t xml:space="preserve"> information criterion (AIC) values (</w:t>
      </w:r>
      <w:proofErr w:type="spellStart"/>
      <w:r>
        <w:t>Akaike</w:t>
      </w:r>
      <w:proofErr w:type="spellEnd"/>
      <w:r>
        <w:t xml:space="preserve"> 1974). The slope of the </w:t>
      </w:r>
      <w:proofErr w:type="spellStart"/>
      <w:r>
        <w:t>Gompertz</w:t>
      </w:r>
      <w:proofErr w:type="spellEnd"/>
      <w:r>
        <w:t xml:space="preserve"> function provided the rate of ageing.</w:t>
      </w:r>
    </w:p>
    <w:p w:rsidR="00992445" w:rsidRDefault="00992445" w:rsidP="00992445">
      <w:pPr>
        <w:spacing w:line="360" w:lineRule="auto"/>
      </w:pPr>
    </w:p>
    <w:p w:rsidR="00992445" w:rsidRDefault="00992445" w:rsidP="00992445">
      <w:pPr>
        <w:spacing w:line="360" w:lineRule="auto"/>
      </w:pPr>
      <w:r>
        <w:tab/>
        <w:t>A preliminary Cox PH model was used to detect factors that caused differences in mortality. Larval density, block, length, and sex were all included in the model applied to lifespan and censoring. If a term was found to be non-significant it was removed from the model until a minimal model was produced. The results of this model revealed which factors caused differences in mortality risk and ageing.</w:t>
      </w:r>
    </w:p>
    <w:p w:rsidR="00992445" w:rsidRDefault="00992445" w:rsidP="00992445">
      <w:pPr>
        <w:spacing w:line="360" w:lineRule="auto"/>
      </w:pPr>
    </w:p>
    <w:p w:rsidR="00992445" w:rsidRDefault="00992445" w:rsidP="00992445">
      <w:pPr>
        <w:spacing w:line="360" w:lineRule="auto"/>
      </w:pPr>
      <w:r>
        <w:tab/>
        <w:t xml:space="preserve">Mortality plots were constructed the same way as above for each larval density treatment. Again these were tested for ageing by comparing the fit of the exponential and </w:t>
      </w:r>
      <w:proofErr w:type="spellStart"/>
      <w:r>
        <w:t>Gompertz</w:t>
      </w:r>
      <w:proofErr w:type="spellEnd"/>
      <w:r>
        <w:t xml:space="preserve"> functions. These mortality curves graphically illustrated </w:t>
      </w:r>
      <w:r>
        <w:lastRenderedPageBreak/>
        <w:t>both the pattern of mortality risk and where it differed between densities across the lifespan of the beetles. The mortality plots of each density were then tested for PH (</w:t>
      </w:r>
      <w:proofErr w:type="spellStart"/>
      <w:r>
        <w:t>Grambsch</w:t>
      </w:r>
      <w:proofErr w:type="spellEnd"/>
      <w:r>
        <w:t xml:space="preserve"> and </w:t>
      </w:r>
      <w:proofErr w:type="spellStart"/>
      <w:r>
        <w:t>Therneau</w:t>
      </w:r>
      <w:proofErr w:type="spellEnd"/>
      <w:r>
        <w:t xml:space="preserve"> 1994) referred to later as a PH test. To analyse differences in ageing caused by density between specific pairs of treatments, and resolve the issue of non-proportional hazards, a series of paired comparisons were carried out. Each paired comparison was executed using the Cox PH model, which included larval density treatment as an explanatory variable for lifespan, and each time a violation of PH was also tested for. These models revealed whether the two densities differed systematically in their mortality risk and whether this result violated the model’s assumptions of PH. For high-low and medium-low combinations the population was split into those that died when 4 weeks or younger (young) or those older than 4 weeks (old). This was to analyse the differences between density treatments in mortality risk seen in the mortality plots. Finally, due to problems of power in some of these paired comparisons, high and medium density beetles were pooled together and compared to low density beetles in the same way as before.</w:t>
      </w:r>
      <w:r w:rsidR="005E2430">
        <w:t xml:space="preserve"> This analysed the specific difference in mortality risk of low density beetles compared to high and medium density beetles.</w:t>
      </w: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017F11" w:rsidRDefault="00017F11"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992445" w:rsidRPr="003D04DC" w:rsidRDefault="00992445" w:rsidP="00992445">
      <w:pPr>
        <w:spacing w:line="360" w:lineRule="auto"/>
        <w:rPr>
          <w:b/>
          <w:sz w:val="28"/>
          <w:szCs w:val="28"/>
        </w:rPr>
      </w:pPr>
      <w:r>
        <w:rPr>
          <w:b/>
          <w:sz w:val="28"/>
          <w:szCs w:val="28"/>
        </w:rPr>
        <w:lastRenderedPageBreak/>
        <w:t xml:space="preserve">3. </w:t>
      </w:r>
      <w:r w:rsidRPr="003D04DC">
        <w:rPr>
          <w:b/>
          <w:sz w:val="28"/>
          <w:szCs w:val="28"/>
        </w:rPr>
        <w:t>Results</w:t>
      </w:r>
    </w:p>
    <w:p w:rsidR="00992445" w:rsidRDefault="00992445" w:rsidP="00992445">
      <w:pPr>
        <w:spacing w:line="360" w:lineRule="auto"/>
      </w:pPr>
    </w:p>
    <w:p w:rsidR="00992445" w:rsidRDefault="00992445" w:rsidP="00992445">
      <w:pPr>
        <w:spacing w:line="360" w:lineRule="auto"/>
      </w:pPr>
      <w:r>
        <w:t xml:space="preserve">Out of a total of 100 </w:t>
      </w:r>
      <w:proofErr w:type="spellStart"/>
      <w:r>
        <w:t>matings</w:t>
      </w:r>
      <w:proofErr w:type="spellEnd"/>
      <w:r>
        <w:t>, 79 produced 1</w:t>
      </w:r>
      <w:r w:rsidRPr="000976AA">
        <w:rPr>
          <w:vertAlign w:val="superscript"/>
        </w:rPr>
        <w:t>st</w:t>
      </w:r>
      <w:r>
        <w:t xml:space="preserve"> </w:t>
      </w:r>
      <w:proofErr w:type="spellStart"/>
      <w:r>
        <w:t>instar</w:t>
      </w:r>
      <w:proofErr w:type="spellEnd"/>
      <w:r>
        <w:t xml:space="preserve"> larvae that could be used in the study. The 79 mouse carcasses from these </w:t>
      </w:r>
      <w:proofErr w:type="spellStart"/>
      <w:r>
        <w:t>matings</w:t>
      </w:r>
      <w:proofErr w:type="spellEnd"/>
      <w:r>
        <w:t xml:space="preserve"> became host carcasses for larval density treatment. The number of carcasses that could be used in each block was approximately equal with blocks A-D producing 21, 19, 19, and 20 carcasses respectively (Table 1). In total, 1090 larvae were allocated to treatments. </w:t>
      </w:r>
    </w:p>
    <w:p w:rsidR="00992445" w:rsidRDefault="00992445" w:rsidP="00992445">
      <w:pPr>
        <w:spacing w:line="360" w:lineRule="auto"/>
      </w:pPr>
    </w:p>
    <w:p w:rsidR="00992445" w:rsidRDefault="00884B6E" w:rsidP="00992445">
      <w:pPr>
        <w:spacing w:line="360" w:lineRule="auto"/>
        <w:rPr>
          <w:u w:val="single"/>
        </w:rPr>
      </w:pPr>
      <w:r>
        <w:rPr>
          <w:u w:val="single"/>
        </w:rPr>
        <w:t>3.1 Experimental S</w:t>
      </w:r>
      <w:r w:rsidR="00992445" w:rsidRPr="003D04DC">
        <w:rPr>
          <w:u w:val="single"/>
        </w:rPr>
        <w:t>et</w:t>
      </w:r>
      <w:r w:rsidR="00992445">
        <w:rPr>
          <w:u w:val="single"/>
        </w:rPr>
        <w:t>-</w:t>
      </w:r>
      <w:r w:rsidR="00992445" w:rsidRPr="003D04DC">
        <w:rPr>
          <w:u w:val="single"/>
        </w:rPr>
        <w:t>up</w:t>
      </w:r>
    </w:p>
    <w:p w:rsidR="00992445" w:rsidRPr="003B0A7F" w:rsidRDefault="00992445" w:rsidP="00992445">
      <w:pPr>
        <w:spacing w:line="360" w:lineRule="auto"/>
        <w:rPr>
          <w:u w:val="single"/>
        </w:rPr>
      </w:pPr>
      <w:r>
        <w:t>The average carcass mass was 20.6</w:t>
      </w:r>
      <w:r>
        <w:rPr>
          <w:rFonts w:cs="Arial"/>
        </w:rPr>
        <w:t>±0.718</w:t>
      </w:r>
      <w:r>
        <w:t xml:space="preserve">g (range=19.35-21.67). </w:t>
      </w:r>
      <w:r>
        <w:rPr>
          <w:rFonts w:cs="Arial"/>
        </w:rPr>
        <w:t>The mouse carcass mass did not differ between blocks (</w:t>
      </w:r>
      <w:proofErr w:type="spellStart"/>
      <w:r>
        <w:rPr>
          <w:rFonts w:cs="Arial"/>
        </w:rPr>
        <w:t>Glm</w:t>
      </w:r>
      <w:proofErr w:type="spellEnd"/>
      <w:r>
        <w:rPr>
          <w:rFonts w:cs="Arial"/>
        </w:rPr>
        <w:t>, block main effect: F</w:t>
      </w:r>
      <w:r>
        <w:rPr>
          <w:rFonts w:cs="Arial"/>
          <w:vertAlign w:val="subscript"/>
        </w:rPr>
        <w:t xml:space="preserve">3, 66 </w:t>
      </w:r>
      <w:r>
        <w:rPr>
          <w:rFonts w:cs="Arial"/>
        </w:rPr>
        <w:t>= 2.096, p = 0.109) or the three larval density treatments (</w:t>
      </w:r>
      <w:proofErr w:type="spellStart"/>
      <w:r>
        <w:rPr>
          <w:rFonts w:cs="Arial"/>
        </w:rPr>
        <w:t>Glm</w:t>
      </w:r>
      <w:proofErr w:type="spellEnd"/>
      <w:r>
        <w:rPr>
          <w:rFonts w:cs="Arial"/>
        </w:rPr>
        <w:t>, density main effect: F</w:t>
      </w:r>
      <w:r>
        <w:rPr>
          <w:rFonts w:cs="Arial"/>
          <w:vertAlign w:val="subscript"/>
        </w:rPr>
        <w:t xml:space="preserve">2, 66 </w:t>
      </w:r>
      <w:r>
        <w:rPr>
          <w:rFonts w:cs="Arial"/>
        </w:rPr>
        <w:t xml:space="preserve">= 0.077, p = 0.926) and there was no interaction between density </w:t>
      </w:r>
      <w:proofErr w:type="gramStart"/>
      <w:r>
        <w:rPr>
          <w:rFonts w:cs="Arial"/>
        </w:rPr>
        <w:t>or</w:t>
      </w:r>
      <w:proofErr w:type="gramEnd"/>
      <w:r>
        <w:rPr>
          <w:rFonts w:cs="Arial"/>
        </w:rPr>
        <w:t xml:space="preserve"> block (</w:t>
      </w:r>
      <w:proofErr w:type="spellStart"/>
      <w:r>
        <w:rPr>
          <w:rFonts w:cs="Arial"/>
        </w:rPr>
        <w:t>Glm</w:t>
      </w:r>
      <w:proofErr w:type="spellEnd"/>
      <w:r>
        <w:rPr>
          <w:rFonts w:cs="Arial"/>
        </w:rPr>
        <w:t>, density block interaction: F</w:t>
      </w:r>
      <w:r>
        <w:rPr>
          <w:rFonts w:cs="Arial"/>
          <w:vertAlign w:val="subscript"/>
        </w:rPr>
        <w:t>6, 66</w:t>
      </w:r>
      <w:r>
        <w:rPr>
          <w:rFonts w:cs="Arial"/>
        </w:rPr>
        <w:t>=1.093, p=0.376)</w:t>
      </w:r>
      <w:r>
        <w:t>. The success of a carcass to produce at least one offspring did not alter with carcass mass either (</w:t>
      </w:r>
      <w:proofErr w:type="spellStart"/>
      <w:r>
        <w:t>Glm</w:t>
      </w:r>
      <w:proofErr w:type="spellEnd"/>
      <w:r>
        <w:t>, success difference: F</w:t>
      </w:r>
      <w:r>
        <w:rPr>
          <w:vertAlign w:val="subscript"/>
        </w:rPr>
        <w:t>1, 66</w:t>
      </w:r>
      <w:r>
        <w:t>=0.73, p=0.394).</w:t>
      </w:r>
    </w:p>
    <w:p w:rsidR="00992445" w:rsidRDefault="00992445" w:rsidP="00992445">
      <w:pPr>
        <w:spacing w:line="360" w:lineRule="auto"/>
      </w:pPr>
    </w:p>
    <w:p w:rsidR="00992445" w:rsidRPr="003D04DC" w:rsidRDefault="00884B6E" w:rsidP="00992445">
      <w:pPr>
        <w:spacing w:line="360" w:lineRule="auto"/>
        <w:rPr>
          <w:u w:val="single"/>
        </w:rPr>
      </w:pPr>
      <w:r>
        <w:rPr>
          <w:u w:val="single"/>
        </w:rPr>
        <w:t>3.2 Pre-adult S</w:t>
      </w:r>
      <w:r w:rsidR="00992445" w:rsidRPr="003D04DC">
        <w:rPr>
          <w:u w:val="single"/>
        </w:rPr>
        <w:t>urvival</w:t>
      </w:r>
    </w:p>
    <w:p w:rsidR="00992445" w:rsidRDefault="00992445" w:rsidP="00992445">
      <w:pPr>
        <w:spacing w:line="360" w:lineRule="auto"/>
      </w:pPr>
      <w:r>
        <w:t>Larval density affected how many larvae survived to adulthood (Chi-square, survival to adulthood: X</w:t>
      </w:r>
      <w:r>
        <w:rPr>
          <w:vertAlign w:val="superscript"/>
        </w:rPr>
        <w:t>2</w:t>
      </w:r>
      <w:r>
        <w:t xml:space="preserve">=62.686, </w:t>
      </w:r>
      <w:proofErr w:type="spellStart"/>
      <w:proofErr w:type="gramStart"/>
      <w:r>
        <w:t>df</w:t>
      </w:r>
      <w:proofErr w:type="spellEnd"/>
      <w:r>
        <w:t>=</w:t>
      </w:r>
      <w:proofErr w:type="gramEnd"/>
      <w:r>
        <w:t xml:space="preserve">2, p&lt;0.0005) (Table 2). Those larvae from the low density treatment were the least likely to survive to adulthood (64.4% survival) followed by larvae from the high density treatment (75.75% survival). The greatest likelihood of survival was in larvae from the medium density treatment (89.95% survival). Low density carcasses were more likely to succumb to infection by mould (Chi-square, mould infection: </w:t>
      </w:r>
      <w:r w:rsidRPr="003B0A7F">
        <w:t>X</w:t>
      </w:r>
      <w:r>
        <w:rPr>
          <w:vertAlign w:val="superscript"/>
        </w:rPr>
        <w:t>2</w:t>
      </w:r>
      <w:r>
        <w:t xml:space="preserve">=7.824, </w:t>
      </w:r>
      <w:proofErr w:type="spellStart"/>
      <w:proofErr w:type="gramStart"/>
      <w:r>
        <w:t>df</w:t>
      </w:r>
      <w:proofErr w:type="spellEnd"/>
      <w:r>
        <w:t>=</w:t>
      </w:r>
      <w:proofErr w:type="gramEnd"/>
      <w:r>
        <w:t>2. p=0.02). Mould infection caused all or all but one larva to die before adulthood and only low density carcasses were infected.</w:t>
      </w:r>
    </w:p>
    <w:p w:rsidR="00992445" w:rsidRDefault="00992445" w:rsidP="00992445">
      <w:pPr>
        <w:pStyle w:val="Caption"/>
        <w:keepNext/>
        <w:jc w:val="both"/>
      </w:pPr>
    </w:p>
    <w:p w:rsidR="00992445" w:rsidRPr="00FE0DE2" w:rsidRDefault="00992445" w:rsidP="00992445">
      <w:pPr>
        <w:pStyle w:val="Caption"/>
        <w:keepNext/>
        <w:spacing w:after="0"/>
        <w:jc w:val="both"/>
        <w:rPr>
          <w:bCs w:val="0"/>
          <w:color w:val="auto"/>
          <w:sz w:val="24"/>
          <w:szCs w:val="22"/>
        </w:rPr>
      </w:pPr>
      <w:r>
        <w:t xml:space="preserve">Table 2 – </w:t>
      </w:r>
      <w:r w:rsidRPr="00FE0DE2">
        <w:rPr>
          <w:color w:val="auto"/>
        </w:rPr>
        <w:t>larval survival from each larval density treatment</w:t>
      </w:r>
      <w:r>
        <w:rPr>
          <w:color w:val="auto"/>
        </w:rPr>
        <w:t xml:space="preserve"> showing the number alive at adulthood compared to those that died</w:t>
      </w:r>
      <w:r w:rsidRPr="00FE0DE2">
        <w:rPr>
          <w:color w:val="auto"/>
        </w:rPr>
        <w:t xml:space="preserve">. </w:t>
      </w:r>
      <w:r w:rsidRPr="00FE0DE2">
        <w:rPr>
          <w:bCs w:val="0"/>
          <w:color w:val="auto"/>
          <w:sz w:val="24"/>
          <w:szCs w:val="22"/>
        </w:rPr>
        <w:t xml:space="preserve"> </w:t>
      </w:r>
    </w:p>
    <w:tbl>
      <w:tblPr>
        <w:tblpPr w:leftFromText="180" w:rightFromText="180" w:vertAnchor="text" w:horzAnchor="page" w:tblpX="25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83"/>
        <w:gridCol w:w="1243"/>
        <w:gridCol w:w="1257"/>
        <w:gridCol w:w="1430"/>
      </w:tblGrid>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Density</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No. Alive</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No. Dead</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 Survival</w:t>
            </w:r>
          </w:p>
        </w:tc>
      </w:tr>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High</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303</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97</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75.75</w:t>
            </w:r>
          </w:p>
        </w:tc>
      </w:tr>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Medium</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394</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46</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89.95</w:t>
            </w:r>
          </w:p>
        </w:tc>
      </w:tr>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Low</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158</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87</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64.4</w:t>
            </w:r>
          </w:p>
        </w:tc>
      </w:tr>
    </w:tbl>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rsidP="00992445">
      <w:pPr>
        <w:spacing w:line="360" w:lineRule="auto"/>
        <w:rPr>
          <w:u w:val="single"/>
        </w:rPr>
      </w:pPr>
      <w:r w:rsidRPr="003D04DC">
        <w:rPr>
          <w:u w:val="single"/>
        </w:rPr>
        <w:lastRenderedPageBreak/>
        <w:t>3.3 Size</w:t>
      </w:r>
    </w:p>
    <w:p w:rsidR="00992445" w:rsidRDefault="00992445" w:rsidP="00992445">
      <w:pPr>
        <w:spacing w:line="360" w:lineRule="auto"/>
      </w:pPr>
      <w:r>
        <w:t xml:space="preserve">Data on size were available from the 730 beetles that died during the study period. </w:t>
      </w:r>
      <w:proofErr w:type="spellStart"/>
      <w:r>
        <w:t>Pronotum</w:t>
      </w:r>
      <w:proofErr w:type="spellEnd"/>
      <w:r>
        <w:t xml:space="preserve"> length varied between beetles (range: 2.41-4.5mm) with an average size of 3.78</w:t>
      </w:r>
      <w:r>
        <w:rPr>
          <w:rFonts w:cs="Arial"/>
        </w:rPr>
        <w:t>±</w:t>
      </w:r>
      <w:r w:rsidR="004920D2">
        <w:rPr>
          <w:rFonts w:cs="Arial"/>
        </w:rPr>
        <w:t>0.375</w:t>
      </w:r>
      <w:r>
        <w:t>mm. Beetles from the high larval density treatment were smaller as adults than those beetles from medium or low density treatments who did not differ (</w:t>
      </w:r>
      <w:proofErr w:type="spellStart"/>
      <w:r>
        <w:t>Glm</w:t>
      </w:r>
      <w:proofErr w:type="spellEnd"/>
      <w:r>
        <w:t>, density main effect: F</w:t>
      </w:r>
      <w:r>
        <w:rPr>
          <w:vertAlign w:val="subscript"/>
        </w:rPr>
        <w:t>2, 717</w:t>
      </w:r>
      <w:r>
        <w:t>=129.374, p=&lt;0.0005)</w:t>
      </w:r>
      <w:r w:rsidRPr="00B35EC6">
        <w:t xml:space="preserve"> </w:t>
      </w:r>
      <w:r>
        <w:t xml:space="preserve">(Figure 3) (mean </w:t>
      </w:r>
      <w:proofErr w:type="spellStart"/>
      <w:r>
        <w:t>pronotum</w:t>
      </w:r>
      <w:proofErr w:type="spellEnd"/>
      <w:r>
        <w:t xml:space="preserve"> length: high= 3.528</w:t>
      </w:r>
      <w:r>
        <w:rPr>
          <w:rFonts w:cs="Arial"/>
        </w:rPr>
        <w:t>±</w:t>
      </w:r>
      <w:r w:rsidR="004920D2">
        <w:rPr>
          <w:rFonts w:cs="Arial"/>
        </w:rPr>
        <w:t>0.363</w:t>
      </w:r>
      <w:r>
        <w:rPr>
          <w:rFonts w:cs="Arial"/>
        </w:rPr>
        <w:t>mm; medium=</w:t>
      </w:r>
      <w:r>
        <w:t>3.918</w:t>
      </w:r>
      <w:r>
        <w:rPr>
          <w:rFonts w:cs="Arial"/>
        </w:rPr>
        <w:t>±</w:t>
      </w:r>
      <w:r w:rsidR="004920D2">
        <w:rPr>
          <w:rFonts w:cs="Arial"/>
        </w:rPr>
        <w:t>0.261</w:t>
      </w:r>
      <w:r>
        <w:t>mm, low=3.938</w:t>
      </w:r>
      <w:r>
        <w:rPr>
          <w:rFonts w:cs="Arial"/>
        </w:rPr>
        <w:t>±</w:t>
      </w:r>
      <w:r w:rsidR="004920D2">
        <w:rPr>
          <w:rFonts w:cs="Arial"/>
        </w:rPr>
        <w:t>0.317</w:t>
      </w:r>
      <w:r>
        <w:t xml:space="preserve">mm). </w:t>
      </w:r>
      <w:r w:rsidR="00991E1A">
        <w:t>The males are larger than females (</w:t>
      </w:r>
      <w:proofErr w:type="spellStart"/>
      <w:r w:rsidR="00991E1A">
        <w:t>Glm</w:t>
      </w:r>
      <w:proofErr w:type="spellEnd"/>
      <w:r w:rsidR="00991E1A">
        <w:t>, sex main effect: F</w:t>
      </w:r>
      <w:r w:rsidR="00991E1A">
        <w:rPr>
          <w:vertAlign w:val="subscript"/>
        </w:rPr>
        <w:t xml:space="preserve">1, </w:t>
      </w:r>
      <w:r w:rsidR="006C3BE1">
        <w:rPr>
          <w:vertAlign w:val="subscript"/>
        </w:rPr>
        <w:t>717</w:t>
      </w:r>
      <w:r w:rsidR="00991E1A">
        <w:t>=7.028, p=0.008) (males=3.825</w:t>
      </w:r>
      <w:r w:rsidR="00991E1A">
        <w:rPr>
          <w:rFonts w:cs="Arial"/>
        </w:rPr>
        <w:t>±</w:t>
      </w:r>
      <w:r w:rsidR="004920D2">
        <w:rPr>
          <w:rFonts w:cs="Arial"/>
        </w:rPr>
        <w:t>0.395</w:t>
      </w:r>
      <w:r w:rsidR="00991E1A">
        <w:t>mm; females=3.753</w:t>
      </w:r>
      <w:r w:rsidR="00991E1A">
        <w:rPr>
          <w:rFonts w:cs="Arial"/>
        </w:rPr>
        <w:t>±</w:t>
      </w:r>
      <w:r w:rsidR="004920D2">
        <w:rPr>
          <w:rFonts w:cs="Arial"/>
        </w:rPr>
        <w:t>0.349</w:t>
      </w:r>
      <w:r w:rsidR="00991E1A">
        <w:t>mm) (Figure 4). The effect of sex did not vary depending on the density (</w:t>
      </w:r>
      <w:proofErr w:type="spellStart"/>
      <w:r w:rsidR="00991E1A">
        <w:t>Glm</w:t>
      </w:r>
      <w:proofErr w:type="spellEnd"/>
      <w:r w:rsidR="00991E1A">
        <w:t>, sex density interaction: F</w:t>
      </w:r>
      <w:r w:rsidR="00991E1A">
        <w:rPr>
          <w:vertAlign w:val="subscript"/>
        </w:rPr>
        <w:t>2, 712</w:t>
      </w:r>
      <w:r w:rsidR="00991E1A">
        <w:t>=0.054, p=0.948) or block (</w:t>
      </w:r>
      <w:proofErr w:type="spellStart"/>
      <w:r w:rsidR="00991E1A">
        <w:t>Glm</w:t>
      </w:r>
      <w:proofErr w:type="spellEnd"/>
      <w:r w:rsidR="00991E1A">
        <w:t>, sex block interaction: F</w:t>
      </w:r>
      <w:r w:rsidR="00991E1A">
        <w:rPr>
          <w:vertAlign w:val="subscript"/>
        </w:rPr>
        <w:t>3, 717</w:t>
      </w:r>
      <w:r w:rsidR="00991E1A">
        <w:t xml:space="preserve">=0.756, p=0.519). </w:t>
      </w:r>
      <w:r>
        <w:t>Block had an effect on size (</w:t>
      </w:r>
      <w:proofErr w:type="spellStart"/>
      <w:r>
        <w:t>Glm</w:t>
      </w:r>
      <w:proofErr w:type="spellEnd"/>
      <w:r>
        <w:t>, block main effect: F</w:t>
      </w:r>
      <w:r>
        <w:rPr>
          <w:vertAlign w:val="subscript"/>
        </w:rPr>
        <w:t>3, 717</w:t>
      </w:r>
      <w:r>
        <w:t xml:space="preserve">=9.341, p&lt;0.0005) with block B beetles the smallest and block D beetles the largest (mean </w:t>
      </w:r>
      <w:proofErr w:type="spellStart"/>
      <w:r>
        <w:t>pronotum</w:t>
      </w:r>
      <w:proofErr w:type="spellEnd"/>
      <w:r>
        <w:t xml:space="preserve"> length: A=3.778</w:t>
      </w:r>
      <w:r>
        <w:rPr>
          <w:rFonts w:cs="Arial"/>
        </w:rPr>
        <w:t>±</w:t>
      </w:r>
      <w:r w:rsidR="004920D2">
        <w:rPr>
          <w:rFonts w:cs="Arial"/>
        </w:rPr>
        <w:t>0.381</w:t>
      </w:r>
      <w:r>
        <w:rPr>
          <w:rFonts w:cs="Arial"/>
        </w:rPr>
        <w:t>mm</w:t>
      </w:r>
      <w:r>
        <w:t>; B=3.721</w:t>
      </w:r>
      <w:r>
        <w:rPr>
          <w:rFonts w:cs="Arial"/>
        </w:rPr>
        <w:t>±</w:t>
      </w:r>
      <w:r w:rsidR="004920D2">
        <w:rPr>
          <w:rFonts w:cs="Arial"/>
        </w:rPr>
        <w:t>0.363</w:t>
      </w:r>
      <w:r>
        <w:rPr>
          <w:rFonts w:cs="Arial"/>
        </w:rPr>
        <w:t>mm</w:t>
      </w:r>
      <w:r>
        <w:t>; C=3.814</w:t>
      </w:r>
      <w:r>
        <w:rPr>
          <w:rFonts w:cs="Arial"/>
        </w:rPr>
        <w:t>±</w:t>
      </w:r>
      <w:r w:rsidR="004920D2">
        <w:rPr>
          <w:rFonts w:cs="Arial"/>
        </w:rPr>
        <w:t>0.38</w:t>
      </w:r>
      <w:r>
        <w:rPr>
          <w:rFonts w:cs="Arial"/>
        </w:rPr>
        <w:t>mm</w:t>
      </w:r>
      <w:r>
        <w:t>; D=3.876</w:t>
      </w:r>
      <w:r>
        <w:rPr>
          <w:rFonts w:cs="Arial"/>
        </w:rPr>
        <w:t>±</w:t>
      </w:r>
      <w:r w:rsidR="004920D2">
        <w:rPr>
          <w:rFonts w:cs="Arial"/>
        </w:rPr>
        <w:t>0.395</w:t>
      </w:r>
      <w:r>
        <w:rPr>
          <w:rFonts w:cs="Arial"/>
        </w:rPr>
        <w:t>mm</w:t>
      </w:r>
      <w:r>
        <w:t>; range=0.155mm)</w:t>
      </w:r>
      <w:r w:rsidR="00991E1A">
        <w:t xml:space="preserve"> (Figure 5)</w:t>
      </w:r>
      <w:r>
        <w:t>. Differences in size between density treatments were marginally non-uniform across blocks (</w:t>
      </w:r>
      <w:proofErr w:type="spellStart"/>
      <w:r>
        <w:t>Glm</w:t>
      </w:r>
      <w:proofErr w:type="spellEnd"/>
      <w:r>
        <w:t>, density block interaction: F</w:t>
      </w:r>
      <w:r>
        <w:rPr>
          <w:vertAlign w:val="subscript"/>
        </w:rPr>
        <w:t>6, 717</w:t>
      </w:r>
      <w:r>
        <w:t xml:space="preserve">=2.12, p=0.049). </w:t>
      </w:r>
    </w:p>
    <w:p w:rsidR="00992445" w:rsidRDefault="004920D2">
      <w:pPr>
        <w:pStyle w:val="ListParagraph"/>
        <w:spacing w:line="360" w:lineRule="auto"/>
        <w:ind w:left="0"/>
      </w:pPr>
      <w:r>
        <w:rPr>
          <w:noProof/>
          <w:lang w:eastAsia="en-GB"/>
        </w:rPr>
        <w:drawing>
          <wp:anchor distT="0" distB="0" distL="114300" distR="114300" simplePos="0" relativeHeight="251665920" behindDoc="1" locked="0" layoutInCell="1" allowOverlap="1">
            <wp:simplePos x="0" y="0"/>
            <wp:positionH relativeFrom="column">
              <wp:posOffset>3016885</wp:posOffset>
            </wp:positionH>
            <wp:positionV relativeFrom="paragraph">
              <wp:posOffset>245110</wp:posOffset>
            </wp:positionV>
            <wp:extent cx="3180080" cy="3221355"/>
            <wp:effectExtent l="19050" t="0" r="1270" b="0"/>
            <wp:wrapTight wrapText="bothSides">
              <wp:wrapPolygon edited="0">
                <wp:start x="-129" y="0"/>
                <wp:lineTo x="-129" y="21459"/>
                <wp:lineTo x="21609" y="21459"/>
                <wp:lineTo x="21609" y="0"/>
                <wp:lineTo x="-129" y="0"/>
              </wp:wrapPolygon>
            </wp:wrapTight>
            <wp:docPr id="5" name="Picture 8" descr="box plot for length vs s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 plot for length vs sex.jpeg"/>
                    <pic:cNvPicPr>
                      <a:picLocks noChangeAspect="1" noChangeArrowheads="1"/>
                    </pic:cNvPicPr>
                  </pic:nvPicPr>
                  <pic:blipFill>
                    <a:blip r:embed="rId14" cstate="print"/>
                    <a:srcRect/>
                    <a:stretch>
                      <a:fillRect/>
                    </a:stretch>
                  </pic:blipFill>
                  <pic:spPr bwMode="auto">
                    <a:xfrm>
                      <a:off x="0" y="0"/>
                      <a:ext cx="3180080" cy="322135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3872" behindDoc="1" locked="0" layoutInCell="1" allowOverlap="1">
            <wp:simplePos x="0" y="0"/>
            <wp:positionH relativeFrom="column">
              <wp:posOffset>-328930</wp:posOffset>
            </wp:positionH>
            <wp:positionV relativeFrom="paragraph">
              <wp:posOffset>246380</wp:posOffset>
            </wp:positionV>
            <wp:extent cx="3347085" cy="3221355"/>
            <wp:effectExtent l="19050" t="0" r="5715" b="0"/>
            <wp:wrapTight wrapText="bothSides">
              <wp:wrapPolygon edited="0">
                <wp:start x="-123" y="0"/>
                <wp:lineTo x="-123" y="21459"/>
                <wp:lineTo x="21637" y="21459"/>
                <wp:lineTo x="21637" y="0"/>
                <wp:lineTo x="-123" y="0"/>
              </wp:wrapPolygon>
            </wp:wrapTight>
            <wp:docPr id="4" name="Picture 7" descr="box plot for length vs 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x plot for length vs density.jpeg"/>
                    <pic:cNvPicPr>
                      <a:picLocks noChangeAspect="1" noChangeArrowheads="1"/>
                    </pic:cNvPicPr>
                  </pic:nvPicPr>
                  <pic:blipFill>
                    <a:blip r:embed="rId15" cstate="print"/>
                    <a:srcRect/>
                    <a:stretch>
                      <a:fillRect/>
                    </a:stretch>
                  </pic:blipFill>
                  <pic:spPr bwMode="auto">
                    <a:xfrm>
                      <a:off x="0" y="0"/>
                      <a:ext cx="3347085" cy="3221355"/>
                    </a:xfrm>
                    <a:prstGeom prst="rect">
                      <a:avLst/>
                    </a:prstGeom>
                    <a:noFill/>
                    <a:ln w="9525">
                      <a:noFill/>
                      <a:miter lim="800000"/>
                      <a:headEnd/>
                      <a:tailEnd/>
                    </a:ln>
                  </pic:spPr>
                </pic:pic>
              </a:graphicData>
            </a:graphic>
          </wp:anchor>
        </w:drawing>
      </w:r>
    </w:p>
    <w:p w:rsidR="00992445" w:rsidRDefault="00E91F23">
      <w:pPr>
        <w:pStyle w:val="ListParagraph"/>
        <w:spacing w:line="360" w:lineRule="auto"/>
        <w:ind w:left="0"/>
      </w:pPr>
      <w:r>
        <w:rPr>
          <w:noProof/>
          <w:lang w:eastAsia="en-GB"/>
        </w:rPr>
        <w:pict>
          <v:shape id="_x0000_s1032" type="#_x0000_t202" style="position:absolute;margin-left:248.7pt;margin-top:-15.8pt;width:254.35pt;height:43.7pt;z-index:251667968" wrapcoords="-64 0 -64 21287 21600 21287 21600 0 -64 0" stroked="f">
            <v:textbox style="mso-next-textbox:#_x0000_s1032" inset="0,0,0,0">
              <w:txbxContent>
                <w:p w:rsidR="00D078EE" w:rsidRPr="003B77B4" w:rsidRDefault="00D078EE">
                  <w:pPr>
                    <w:pStyle w:val="Caption"/>
                    <w:jc w:val="both"/>
                    <w:rPr>
                      <w:noProof/>
                      <w:color w:val="auto"/>
                      <w:sz w:val="24"/>
                    </w:rPr>
                  </w:pPr>
                  <w:r>
                    <w:t xml:space="preserve">Figure 4 </w:t>
                  </w:r>
                  <w:r w:rsidRPr="003B77B4">
                    <w:rPr>
                      <w:color w:val="auto"/>
                    </w:rPr>
                    <w:t xml:space="preserve">– box plot of </w:t>
                  </w:r>
                  <w:proofErr w:type="spellStart"/>
                  <w:r w:rsidRPr="003B77B4">
                    <w:rPr>
                      <w:color w:val="auto"/>
                    </w:rPr>
                    <w:t>pronotum</w:t>
                  </w:r>
                  <w:proofErr w:type="spellEnd"/>
                  <w:r w:rsidRPr="003B77B4">
                    <w:rPr>
                      <w:color w:val="auto"/>
                    </w:rPr>
                    <w:t xml:space="preserve"> length for the two sexes. Black dots are the means for each sex. Although not too </w:t>
                  </w:r>
                  <w:r>
                    <w:rPr>
                      <w:color w:val="auto"/>
                    </w:rPr>
                    <w:t xml:space="preserve">dissimilar, males have larger </w:t>
                  </w:r>
                  <w:proofErr w:type="spellStart"/>
                  <w:r>
                    <w:rPr>
                      <w:color w:val="auto"/>
                    </w:rPr>
                    <w:t>pronotum</w:t>
                  </w:r>
                  <w:proofErr w:type="spellEnd"/>
                  <w:r>
                    <w:rPr>
                      <w:color w:val="auto"/>
                    </w:rPr>
                    <w:t xml:space="preserve"> lengths than </w:t>
                  </w:r>
                  <w:r w:rsidRPr="003B77B4">
                    <w:rPr>
                      <w:color w:val="auto"/>
                    </w:rPr>
                    <w:t xml:space="preserve">females. </w:t>
                  </w:r>
                </w:p>
              </w:txbxContent>
            </v:textbox>
            <w10:wrap type="tight"/>
          </v:shape>
        </w:pict>
      </w:r>
      <w:r>
        <w:rPr>
          <w:noProof/>
          <w:lang w:eastAsia="en-GB"/>
        </w:rPr>
        <w:pict>
          <v:shape id="_x0000_s1031" type="#_x0000_t202" style="position:absolute;margin-left:-19.1pt;margin-top:-15.8pt;width:253.55pt;height:51.75pt;z-index:251666944" wrapcoords="-64 0 -64 21337 21600 21337 21600 0 -64 0" stroked="f">
            <v:textbox style="mso-next-textbox:#_x0000_s1031;mso-fit-shape-to-text:t" inset="0,0,0,0">
              <w:txbxContent>
                <w:p w:rsidR="00D078EE" w:rsidRPr="00AB7B4C" w:rsidRDefault="00D078EE" w:rsidP="004920D2">
                  <w:pPr>
                    <w:pStyle w:val="Caption"/>
                    <w:spacing w:after="0"/>
                    <w:rPr>
                      <w:sz w:val="24"/>
                    </w:rPr>
                  </w:pPr>
                  <w:r>
                    <w:t xml:space="preserve">Figure 3 </w:t>
                  </w:r>
                  <w:r w:rsidRPr="003B77B4">
                    <w:rPr>
                      <w:color w:val="auto"/>
                    </w:rPr>
                    <w:t xml:space="preserve">– box plot of </w:t>
                  </w:r>
                  <w:proofErr w:type="spellStart"/>
                  <w:r w:rsidRPr="003B77B4">
                    <w:rPr>
                      <w:color w:val="auto"/>
                    </w:rPr>
                    <w:t>pronotum</w:t>
                  </w:r>
                  <w:proofErr w:type="spellEnd"/>
                  <w:r w:rsidRPr="003B77B4">
                    <w:rPr>
                      <w:color w:val="auto"/>
                    </w:rPr>
                    <w:t xml:space="preserve"> length for each larval density treatment. Black dots are the means of each </w:t>
                  </w:r>
                  <w:r>
                    <w:rPr>
                      <w:color w:val="auto"/>
                    </w:rPr>
                    <w:t>density</w:t>
                  </w:r>
                  <w:r w:rsidRPr="003B77B4">
                    <w:rPr>
                      <w:color w:val="auto"/>
                    </w:rPr>
                    <w:t>. From the means and notch overlap</w:t>
                  </w:r>
                  <w:r>
                    <w:rPr>
                      <w:color w:val="auto"/>
                    </w:rPr>
                    <w:t>,</w:t>
                  </w:r>
                  <w:r w:rsidRPr="003B77B4">
                    <w:rPr>
                      <w:color w:val="auto"/>
                    </w:rPr>
                    <w:t xml:space="preserve"> </w:t>
                  </w:r>
                  <w:proofErr w:type="spellStart"/>
                  <w:r>
                    <w:rPr>
                      <w:color w:val="auto"/>
                    </w:rPr>
                    <w:t>pronotum</w:t>
                  </w:r>
                  <w:proofErr w:type="spellEnd"/>
                  <w:r>
                    <w:rPr>
                      <w:color w:val="auto"/>
                    </w:rPr>
                    <w:t xml:space="preserve"> length of high density beetles is</w:t>
                  </w:r>
                  <w:r w:rsidRPr="003B77B4">
                    <w:rPr>
                      <w:color w:val="auto"/>
                    </w:rPr>
                    <w:t xml:space="preserve"> smaller than the other two</w:t>
                  </w:r>
                  <w:r>
                    <w:rPr>
                      <w:color w:val="auto"/>
                    </w:rPr>
                    <w:t xml:space="preserve"> densities</w:t>
                  </w:r>
                  <w:r w:rsidRPr="003B77B4">
                    <w:rPr>
                      <w:color w:val="auto"/>
                    </w:rPr>
                    <w:t xml:space="preserve"> wh</w:t>
                  </w:r>
                  <w:r>
                    <w:rPr>
                      <w:color w:val="auto"/>
                    </w:rPr>
                    <w:t>ich</w:t>
                  </w:r>
                  <w:r w:rsidRPr="003B77B4">
                    <w:rPr>
                      <w:color w:val="auto"/>
                    </w:rPr>
                    <w:t xml:space="preserve"> are of roughly equal size</w:t>
                  </w:r>
                  <w:r>
                    <w:rPr>
                      <w:color w:val="auto"/>
                    </w:rPr>
                    <w:t>.</w:t>
                  </w:r>
                </w:p>
              </w:txbxContent>
            </v:textbox>
            <w10:wrap type="tight"/>
          </v:shape>
        </w:pict>
      </w:r>
    </w:p>
    <w:p w:rsidR="00992445" w:rsidRDefault="004920D2">
      <w:pPr>
        <w:pStyle w:val="ListParagraph"/>
        <w:spacing w:line="360" w:lineRule="auto"/>
        <w:ind w:left="0"/>
      </w:pPr>
      <w:r>
        <w:rPr>
          <w:noProof/>
          <w:lang w:eastAsia="en-GB"/>
        </w:rPr>
        <w:lastRenderedPageBreak/>
        <w:drawing>
          <wp:anchor distT="0" distB="0" distL="114300" distR="114300" simplePos="0" relativeHeight="251670016" behindDoc="1" locked="0" layoutInCell="1" allowOverlap="1">
            <wp:simplePos x="0" y="0"/>
            <wp:positionH relativeFrom="column">
              <wp:posOffset>340995</wp:posOffset>
            </wp:positionH>
            <wp:positionV relativeFrom="paragraph">
              <wp:posOffset>-347980</wp:posOffset>
            </wp:positionV>
            <wp:extent cx="5082540" cy="2721610"/>
            <wp:effectExtent l="19050" t="0" r="3810" b="0"/>
            <wp:wrapTight wrapText="bothSides">
              <wp:wrapPolygon edited="0">
                <wp:start x="-81" y="0"/>
                <wp:lineTo x="-81" y="21469"/>
                <wp:lineTo x="21616" y="21469"/>
                <wp:lineTo x="21616" y="0"/>
                <wp:lineTo x="-81" y="0"/>
              </wp:wrapPolygon>
            </wp:wrapTight>
            <wp:docPr id="6" name="Picture 0" descr="box plot for length vs 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 for length vs block.jpeg"/>
                    <pic:cNvPicPr/>
                  </pic:nvPicPr>
                  <pic:blipFill>
                    <a:blip r:embed="rId16" cstate="print"/>
                    <a:stretch>
                      <a:fillRect/>
                    </a:stretch>
                  </pic:blipFill>
                  <pic:spPr>
                    <a:xfrm>
                      <a:off x="0" y="0"/>
                      <a:ext cx="5082540" cy="2721610"/>
                    </a:xfrm>
                    <a:prstGeom prst="rect">
                      <a:avLst/>
                    </a:prstGeom>
                  </pic:spPr>
                </pic:pic>
              </a:graphicData>
            </a:graphic>
          </wp:anchor>
        </w:drawing>
      </w: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Pr="003D04DC" w:rsidRDefault="00E91F23" w:rsidP="004920D2">
      <w:pPr>
        <w:pStyle w:val="ListParagraph"/>
        <w:spacing w:line="360" w:lineRule="auto"/>
        <w:ind w:left="0"/>
      </w:pPr>
      <w:r>
        <w:rPr>
          <w:noProof/>
          <w:lang w:eastAsia="en-GB"/>
        </w:rPr>
        <w:pict>
          <v:shape id="_x0000_s1033" type="#_x0000_t202" style="position:absolute;margin-left:15.35pt;margin-top:1.5pt;width:421.95pt;height:31.05pt;z-index:251671040" wrapcoords="-45 0 -45 20829 21600 20829 21600 0 -45 0" stroked="f">
            <v:textbox style="mso-next-textbox:#_x0000_s1033;mso-fit-shape-to-text:t" inset="0,0,0,0">
              <w:txbxContent>
                <w:p w:rsidR="00D078EE" w:rsidRPr="00E82D99" w:rsidRDefault="00D078EE" w:rsidP="00991E1A">
                  <w:pPr>
                    <w:pStyle w:val="Caption"/>
                    <w:spacing w:after="0"/>
                  </w:pPr>
                  <w:r>
                    <w:t xml:space="preserve">Figure 5 </w:t>
                  </w:r>
                  <w:r w:rsidRPr="00991E1A">
                    <w:rPr>
                      <w:color w:val="auto"/>
                    </w:rPr>
                    <w:t xml:space="preserve">– box of </w:t>
                  </w:r>
                  <w:proofErr w:type="spellStart"/>
                  <w:r w:rsidRPr="00991E1A">
                    <w:rPr>
                      <w:color w:val="auto"/>
                    </w:rPr>
                    <w:t>pronotum</w:t>
                  </w:r>
                  <w:proofErr w:type="spellEnd"/>
                  <w:r w:rsidRPr="00991E1A">
                    <w:rPr>
                      <w:color w:val="auto"/>
                    </w:rPr>
                    <w:t xml:space="preserve"> length for each block. Black dots are the means for each block.</w:t>
                  </w:r>
                  <w:r w:rsidRPr="00E82D99">
                    <w:rPr>
                      <w:color w:val="000000" w:themeColor="text1"/>
                    </w:rPr>
                    <w:t xml:space="preserve"> Beetles from all bloc</w:t>
                  </w:r>
                  <w:r>
                    <w:rPr>
                      <w:color w:val="000000" w:themeColor="text1"/>
                    </w:rPr>
                    <w:t>ks are similar sizes although block D beetles are slightly larger and block B beetles smaller.</w:t>
                  </w:r>
                  <w:r w:rsidRPr="00E82D99">
                    <w:t xml:space="preserve"> </w:t>
                  </w:r>
                </w:p>
              </w:txbxContent>
            </v:textbox>
            <w10:wrap type="tight"/>
          </v:shape>
        </w:pict>
      </w:r>
      <w:r w:rsidR="00986483">
        <w:rPr>
          <w:u w:val="single"/>
        </w:rPr>
        <w:t xml:space="preserve">3.4 </w:t>
      </w:r>
      <w:r w:rsidR="00986483" w:rsidRPr="003D04DC">
        <w:rPr>
          <w:u w:val="single"/>
        </w:rPr>
        <w:t xml:space="preserve">Mortality analysis </w:t>
      </w:r>
    </w:p>
    <w:p w:rsidR="00986483" w:rsidRDefault="004920D2" w:rsidP="00986483">
      <w:pPr>
        <w:spacing w:line="360" w:lineRule="auto"/>
      </w:pPr>
      <w:r>
        <w:rPr>
          <w:noProof/>
          <w:lang w:eastAsia="en-GB"/>
        </w:rPr>
        <w:drawing>
          <wp:anchor distT="0" distB="0" distL="114300" distR="114300" simplePos="0" relativeHeight="251673088" behindDoc="1" locked="0" layoutInCell="1" allowOverlap="1">
            <wp:simplePos x="0" y="0"/>
            <wp:positionH relativeFrom="column">
              <wp:posOffset>266700</wp:posOffset>
            </wp:positionH>
            <wp:positionV relativeFrom="paragraph">
              <wp:posOffset>2082800</wp:posOffset>
            </wp:positionV>
            <wp:extent cx="5031105" cy="3104515"/>
            <wp:effectExtent l="19050" t="0" r="0" b="0"/>
            <wp:wrapTight wrapText="bothSides">
              <wp:wrapPolygon edited="0">
                <wp:start x="-82" y="0"/>
                <wp:lineTo x="-82" y="21472"/>
                <wp:lineTo x="21592" y="21472"/>
                <wp:lineTo x="21592" y="0"/>
                <wp:lineTo x="-82" y="0"/>
              </wp:wrapPolygon>
            </wp:wrapTight>
            <wp:docPr id="7" name="Picture 1" descr="mortality plot to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tality plot total.jpeg"/>
                    <pic:cNvPicPr>
                      <a:picLocks noChangeAspect="1" noChangeArrowheads="1"/>
                    </pic:cNvPicPr>
                  </pic:nvPicPr>
                  <pic:blipFill>
                    <a:blip r:embed="rId17" cstate="print"/>
                    <a:srcRect/>
                    <a:stretch>
                      <a:fillRect/>
                    </a:stretch>
                  </pic:blipFill>
                  <pic:spPr bwMode="auto">
                    <a:xfrm>
                      <a:off x="0" y="0"/>
                      <a:ext cx="5031105" cy="3104515"/>
                    </a:xfrm>
                    <a:prstGeom prst="rect">
                      <a:avLst/>
                    </a:prstGeom>
                    <a:noFill/>
                    <a:ln w="9525">
                      <a:noFill/>
                      <a:miter lim="800000"/>
                      <a:headEnd/>
                      <a:tailEnd/>
                    </a:ln>
                  </pic:spPr>
                </pic:pic>
              </a:graphicData>
            </a:graphic>
          </wp:anchor>
        </w:drawing>
      </w:r>
      <w:r w:rsidR="00986483">
        <w:t>855 beetles survived to adulthood and were included in the mortality track</w:t>
      </w:r>
      <w:r>
        <w:t xml:space="preserve"> (high=303 beetles; medium=394beetles; low=158 beetles)</w:t>
      </w:r>
      <w:r w:rsidR="00986483">
        <w:t>.</w:t>
      </w:r>
      <w:r>
        <w:t xml:space="preserve"> </w:t>
      </w:r>
      <w:r w:rsidR="00986483">
        <w:t>The proportion of males and females did not differ from equality (Chi-square</w:t>
      </w:r>
      <w:r w:rsidR="006C3BE1">
        <w:t>, sex difference</w:t>
      </w:r>
      <w:r w:rsidR="00986483">
        <w:t>: X</w:t>
      </w:r>
      <w:r w:rsidR="00986483">
        <w:rPr>
          <w:vertAlign w:val="superscript"/>
        </w:rPr>
        <w:t>2</w:t>
      </w:r>
      <w:r w:rsidR="00986483">
        <w:t xml:space="preserve">=2.368, </w:t>
      </w:r>
      <w:proofErr w:type="spellStart"/>
      <w:proofErr w:type="gramStart"/>
      <w:r w:rsidR="00986483">
        <w:t>df</w:t>
      </w:r>
      <w:proofErr w:type="spellEnd"/>
      <w:r w:rsidR="00986483">
        <w:t>=</w:t>
      </w:r>
      <w:proofErr w:type="gramEnd"/>
      <w:r w:rsidR="00986483">
        <w:t>1, p=0.124)</w:t>
      </w:r>
      <w:r w:rsidRPr="004920D2">
        <w:t xml:space="preserve"> </w:t>
      </w:r>
      <w:r>
        <w:t>(405 males and 450 females)</w:t>
      </w:r>
      <w:r w:rsidR="00986483">
        <w:t>. From the original population, 730 (85.4%) beetles died within the study period of 91 days; 7 escaped; and 118 were still alive. There</w:t>
      </w:r>
      <w:r w:rsidR="00986483" w:rsidRPr="00A0292D">
        <w:t xml:space="preserve"> </w:t>
      </w:r>
      <w:r w:rsidR="00986483">
        <w:t xml:space="preserve">was an increase in mortality risk with age in the beetle population (Figure 6). Comparing exponential and </w:t>
      </w:r>
      <w:proofErr w:type="spellStart"/>
      <w:r w:rsidR="00986483">
        <w:t>Gompertz</w:t>
      </w:r>
      <w:proofErr w:type="spellEnd"/>
      <w:r w:rsidR="00986483">
        <w:t xml:space="preserve"> models showed a better fit for the </w:t>
      </w:r>
      <w:proofErr w:type="spellStart"/>
      <w:r w:rsidR="00986483">
        <w:t>Gompertz</w:t>
      </w:r>
      <w:proofErr w:type="spellEnd"/>
      <w:r w:rsidR="00986483">
        <w:t xml:space="preserve"> model (exponential: AIC=4796.929; </w:t>
      </w:r>
      <w:proofErr w:type="spellStart"/>
      <w:r w:rsidR="00986483">
        <w:t>Gompertz</w:t>
      </w:r>
      <w:proofErr w:type="spellEnd"/>
      <w:r w:rsidR="00986483">
        <w:t>: AIC=3643.072).</w:t>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E91F23">
      <w:pPr>
        <w:pStyle w:val="ListParagraph"/>
        <w:spacing w:line="360" w:lineRule="auto"/>
        <w:ind w:left="0"/>
      </w:pPr>
      <w:r>
        <w:rPr>
          <w:noProof/>
          <w:lang w:eastAsia="en-GB"/>
        </w:rPr>
        <w:pict>
          <v:shape id="_x0000_s1034" type="#_x0000_t202" style="position:absolute;margin-left:15.35pt;margin-top:15.2pt;width:407.4pt;height:47.15pt;z-index:251674112" wrapcoords="-40 0 -40 21257 21600 21257 21600 0 -40 0" stroked="f">
            <v:textbox style="mso-next-textbox:#_x0000_s1034" inset="0,0,0,0">
              <w:txbxContent>
                <w:p w:rsidR="00D078EE" w:rsidRPr="00104D7A" w:rsidRDefault="00D078EE" w:rsidP="00991E1A">
                  <w:pPr>
                    <w:pStyle w:val="Caption"/>
                    <w:spacing w:after="0"/>
                    <w:jc w:val="both"/>
                    <w:rPr>
                      <w:noProof/>
                      <w:sz w:val="24"/>
                    </w:rPr>
                  </w:pPr>
                  <w:r>
                    <w:t xml:space="preserve">Figure 6 </w:t>
                  </w:r>
                  <w:r w:rsidRPr="00991E1A">
                    <w:rPr>
                      <w:color w:val="auto"/>
                    </w:rPr>
                    <w:t>– m</w:t>
                  </w:r>
                  <w:r w:rsidRPr="002B446D">
                    <w:rPr>
                      <w:color w:val="auto"/>
                    </w:rPr>
                    <w:t xml:space="preserve">ortality plot for all beetles over thirteen weeks since </w:t>
                  </w:r>
                  <w:proofErr w:type="spellStart"/>
                  <w:r w:rsidRPr="002B446D">
                    <w:rPr>
                      <w:color w:val="auto"/>
                    </w:rPr>
                    <w:t>ec</w:t>
                  </w:r>
                  <w:r>
                    <w:rPr>
                      <w:color w:val="auto"/>
                    </w:rPr>
                    <w:t>lo</w:t>
                  </w:r>
                  <w:r w:rsidRPr="002B446D">
                    <w:rPr>
                      <w:color w:val="auto"/>
                    </w:rPr>
                    <w:t>sion</w:t>
                  </w:r>
                  <w:proofErr w:type="spellEnd"/>
                  <w:r w:rsidRPr="002B446D">
                    <w:rPr>
                      <w:color w:val="auto"/>
                    </w:rPr>
                    <w:t>.</w:t>
                  </w:r>
                  <w:r>
                    <w:t xml:space="preserve"> </w:t>
                  </w:r>
                  <w:r>
                    <w:rPr>
                      <w:color w:val="auto"/>
                    </w:rPr>
                    <w:t xml:space="preserve">The solid line is a </w:t>
                  </w:r>
                  <w:proofErr w:type="spellStart"/>
                  <w:r>
                    <w:rPr>
                      <w:color w:val="auto"/>
                    </w:rPr>
                    <w:t>Gompertz</w:t>
                  </w:r>
                  <w:proofErr w:type="spellEnd"/>
                  <w:r>
                    <w:rPr>
                      <w:color w:val="auto"/>
                    </w:rPr>
                    <w:t xml:space="preserve"> function fitted to the data. Mortality is calculated from the –</w:t>
                  </w:r>
                  <w:proofErr w:type="spellStart"/>
                  <w:r>
                    <w:rPr>
                      <w:color w:val="auto"/>
                    </w:rPr>
                    <w:t>ln</w:t>
                  </w:r>
                  <w:proofErr w:type="spellEnd"/>
                  <w:r>
                    <w:rPr>
                      <w:color w:val="auto"/>
                    </w:rPr>
                    <w:t xml:space="preserve"> of </w:t>
                  </w:r>
                  <w:proofErr w:type="spellStart"/>
                  <w:proofErr w:type="gramStart"/>
                  <w:r>
                    <w:rPr>
                      <w:color w:val="auto"/>
                    </w:rPr>
                    <w:t>Px</w:t>
                  </w:r>
                  <w:proofErr w:type="spellEnd"/>
                  <w:proofErr w:type="gramEnd"/>
                  <w:r>
                    <w:rPr>
                      <w:color w:val="auto"/>
                    </w:rPr>
                    <w:t xml:space="preserve">, the age specific risk of mortality. The increase in mortality over time and the fit of the </w:t>
                  </w:r>
                  <w:proofErr w:type="spellStart"/>
                  <w:r>
                    <w:rPr>
                      <w:color w:val="auto"/>
                    </w:rPr>
                    <w:t>Gompertz</w:t>
                  </w:r>
                  <w:proofErr w:type="spellEnd"/>
                  <w:r>
                    <w:rPr>
                      <w:color w:val="auto"/>
                    </w:rPr>
                    <w:t xml:space="preserve"> function show that the population is ageing.    </w:t>
                  </w:r>
                  <w:r>
                    <w:t xml:space="preserve"> </w:t>
                  </w:r>
                </w:p>
              </w:txbxContent>
            </v:textbox>
            <w10:wrap type="tight"/>
          </v:shape>
        </w:pict>
      </w:r>
    </w:p>
    <w:p w:rsidR="00986483" w:rsidRDefault="00986483">
      <w:pPr>
        <w:pStyle w:val="ListParagraph"/>
        <w:spacing w:line="360" w:lineRule="auto"/>
        <w:ind w:left="0"/>
      </w:pPr>
    </w:p>
    <w:p w:rsidR="00986483" w:rsidRDefault="00986483" w:rsidP="00986483">
      <w:pPr>
        <w:spacing w:line="360" w:lineRule="auto"/>
      </w:pPr>
      <w:r>
        <w:lastRenderedPageBreak/>
        <w:tab/>
        <w:t>The Cox PH model compares the levels of each factor to a reference level (</w:t>
      </w:r>
      <w:proofErr w:type="spellStart"/>
      <w:r>
        <w:t>Muenchow</w:t>
      </w:r>
      <w:proofErr w:type="spellEnd"/>
      <w:r>
        <w:t xml:space="preserve"> 1986). Where comparisons are made the reference level of the comparison is stated first. The hazard ratio is the difference in mortality risk of one</w:t>
      </w:r>
      <w:r w:rsidR="006C3BE1">
        <w:t xml:space="preserve"> level</w:t>
      </w:r>
      <w:r>
        <w:t xml:space="preserve"> compared to </w:t>
      </w:r>
      <w:r w:rsidR="006C3BE1">
        <w:t>the reference level,</w:t>
      </w:r>
      <w:r>
        <w:t xml:space="preserve"> with the reference level being equal to 1. The initial Cox PH model (Table 3) showed no effect of length (Cox</w:t>
      </w:r>
      <w:r w:rsidR="006C3BE1">
        <w:t xml:space="preserve"> PH, length: Hazard ratio=1.047, 95%CI=0.812</w:t>
      </w:r>
      <w:r>
        <w:t>-1.349</w:t>
      </w:r>
      <w:r w:rsidR="006C3BE1">
        <w:t>, p=0.723</w:t>
      </w:r>
      <w:r>
        <w:t xml:space="preserve">), or of sex (Cox PH, </w:t>
      </w:r>
      <w:r w:rsidR="006C3BE1">
        <w:t>Female-Male: Hazard ratio=0.964</w:t>
      </w:r>
      <w:r>
        <w:t>, 95%CI=0.832-1.116, p=0.656) on patterns of mortality. Hence, these factors were not included in any further models or analysis. Low density beetles had higher mortality than both high density (Cox P</w:t>
      </w:r>
      <w:r w:rsidR="006C3BE1">
        <w:t>H, high-low: Hazard ratio=1.399, 95%CI=1.134</w:t>
      </w:r>
      <w:r>
        <w:t>-1.728, p=</w:t>
      </w:r>
      <w:r w:rsidR="006C3BE1">
        <w:t>&lt;0.002</w:t>
      </w:r>
      <w:r>
        <w:t>) and medium density (Cox PH,</w:t>
      </w:r>
      <w:r w:rsidR="006C3BE1">
        <w:t xml:space="preserve"> medium-low: Hazard ratio=1.302, 95%CI=1.064-1.593, p=0.01</w:t>
      </w:r>
      <w:r>
        <w:t xml:space="preserve">) beetles. Medium and high density beetles did not differ in their mortality risk (Cox PH, </w:t>
      </w:r>
      <w:r w:rsidR="006C3BE1">
        <w:t>high-medium: Hazard ratio=1.075, 95%CI=0.913-1.267, p=0.386</w:t>
      </w:r>
      <w:r>
        <w:t>). Mortality risk differed between blocks. While beetles from blocks A and C did not differ (</w:t>
      </w:r>
      <w:r w:rsidR="006C3BE1">
        <w:t>Cox PH, A-C: Hazard ratio=0.891, 95%CI=0.724-1.095, p=0.271</w:t>
      </w:r>
      <w:r>
        <w:t xml:space="preserve">), block B had a greater mortality risk </w:t>
      </w:r>
      <w:r w:rsidR="006C3BE1">
        <w:t>(Cox PH, A-B: Hazard ratio=1.224, 95%CI=1.015-1.475</w:t>
      </w:r>
      <w:r>
        <w:t>, p=0.034) and block D a lower mortality risk (</w:t>
      </w:r>
      <w:r w:rsidR="006C3BE1">
        <w:t>Cox PH, A-D: Hazard ratio=0.537, 95%CI=0.429-0.67</w:t>
      </w:r>
      <w:r>
        <w:t>, p&lt;0.0005). The results of this model are summarised in Table 3. A full description of pair-wise block differences is provided in the Appendix.</w:t>
      </w:r>
    </w:p>
    <w:p w:rsidR="00986483" w:rsidRDefault="00986483" w:rsidP="00986483">
      <w:pPr>
        <w:pStyle w:val="Caption"/>
        <w:keepNext/>
      </w:pPr>
    </w:p>
    <w:p w:rsidR="00986483" w:rsidRDefault="00986483" w:rsidP="00986483">
      <w:pPr>
        <w:pStyle w:val="Caption"/>
        <w:keepNext/>
      </w:pPr>
      <w:proofErr w:type="gramStart"/>
      <w:r>
        <w:t xml:space="preserve">Table 3 </w:t>
      </w:r>
      <w:r w:rsidRPr="007C2B8D">
        <w:rPr>
          <w:color w:val="auto"/>
        </w:rPr>
        <w:t>– detailed statistics of the initial Cox PH model.</w:t>
      </w:r>
      <w:proofErr w:type="gramEnd"/>
      <w:r w:rsidRPr="007C2B8D">
        <w:rPr>
          <w:color w:val="auto"/>
        </w:rPr>
        <w:t xml:space="preserve"> The left hand column provides the explanatory variable of the mortality observed. Where appropriate a comparison is given for the variable with the reference level given first. Only a subset of </w:t>
      </w:r>
      <w:r>
        <w:rPr>
          <w:color w:val="auto"/>
        </w:rPr>
        <w:t>b</w:t>
      </w:r>
      <w:r w:rsidRPr="007C2B8D">
        <w:rPr>
          <w:color w:val="auto"/>
        </w:rPr>
        <w:t xml:space="preserve">lock comparisons </w:t>
      </w:r>
      <w:r>
        <w:rPr>
          <w:color w:val="auto"/>
        </w:rPr>
        <w:t>is</w:t>
      </w:r>
      <w:r w:rsidRPr="007C2B8D">
        <w:rPr>
          <w:color w:val="auto"/>
        </w:rPr>
        <w:t xml:space="preserve"> included for the differences to be shown</w:t>
      </w:r>
      <w:r>
        <w:rPr>
          <w:color w:val="auto"/>
        </w:rPr>
        <w:t>. F</w:t>
      </w:r>
      <w:r w:rsidRPr="007C2B8D">
        <w:rPr>
          <w:color w:val="auto"/>
        </w:rPr>
        <w:t xml:space="preserve">or a full description see the </w:t>
      </w:r>
      <w:r>
        <w:rPr>
          <w:color w:val="auto"/>
        </w:rPr>
        <w:t>A</w:t>
      </w:r>
      <w:r w:rsidRPr="007C2B8D">
        <w:rPr>
          <w:color w:val="auto"/>
        </w:rPr>
        <w:t>ppendix.</w:t>
      </w:r>
      <w:r w:rsidR="009B053E">
        <w:rPr>
          <w:color w:val="auto"/>
        </w:rPr>
        <w:t xml:space="preserve"> P-values &lt;0.05 are indicated by *</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7"/>
        <w:gridCol w:w="2229"/>
        <w:gridCol w:w="1577"/>
        <w:gridCol w:w="2869"/>
        <w:gridCol w:w="1184"/>
      </w:tblGrid>
      <w:tr w:rsidR="00986483"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Explanatory variable of mortality</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Hazard Ratio</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95% Confidence Intervals</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p-value</w:t>
            </w:r>
          </w:p>
        </w:tc>
      </w:tr>
      <w:tr w:rsidR="00986483"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roofErr w:type="spellStart"/>
            <w:r w:rsidRPr="00DF1F08">
              <w:t>Pronotum</w:t>
            </w:r>
            <w:proofErr w:type="spellEnd"/>
            <w:r w:rsidRPr="00DF1F08">
              <w:t xml:space="preserve"> Length</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6C3BE1" w:rsidP="00AD43C9">
            <w:pPr>
              <w:spacing w:line="360" w:lineRule="auto"/>
              <w:jc w:val="center"/>
            </w:pPr>
            <w:r>
              <w:t>1.047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6C3BE1" w:rsidP="00AD43C9">
            <w:pPr>
              <w:spacing w:line="360" w:lineRule="auto"/>
              <w:jc w:val="center"/>
            </w:pPr>
            <w:r>
              <w:t>0.812-1.35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6C3BE1" w:rsidP="00AD43C9">
            <w:pPr>
              <w:spacing w:line="360" w:lineRule="auto"/>
              <w:jc w:val="center"/>
            </w:pPr>
            <w:r w:rsidRPr="009B053E">
              <w:t>0.723</w:t>
            </w:r>
          </w:p>
        </w:tc>
      </w:tr>
      <w:tr w:rsidR="00986483"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Sex</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Female-Male</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0.964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0.832</w:t>
            </w:r>
            <w:r w:rsidR="00986483" w:rsidRPr="00DF1F08">
              <w:t>-1.116</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360" w:lineRule="auto"/>
              <w:jc w:val="center"/>
            </w:pPr>
            <w:r w:rsidRPr="009B053E">
              <w:t>0.656</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Male-Female</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1.034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0.892</w:t>
            </w:r>
            <w:r w:rsidR="00986483" w:rsidRPr="00DF1F08">
              <w:t>-1.198</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360" w:lineRule="auto"/>
              <w:jc w:val="center"/>
            </w:pPr>
            <w:r w:rsidRPr="009B053E">
              <w:t>0.6577</w:t>
            </w:r>
          </w:p>
        </w:tc>
      </w:tr>
      <w:tr w:rsidR="00986483"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Density</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High-Low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1.399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1.302-1.728</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9B053E">
            <w:pPr>
              <w:spacing w:line="360" w:lineRule="auto"/>
              <w:jc w:val="center"/>
            </w:pPr>
            <w:r>
              <w:t>&lt;0.</w:t>
            </w:r>
            <w:r w:rsidR="00986483" w:rsidRPr="009B053E">
              <w:t>00</w:t>
            </w:r>
            <w:r>
              <w:t>2*</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High-Medium</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1.075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0.913-1.267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AD43C9">
            <w:pPr>
              <w:spacing w:line="360" w:lineRule="auto"/>
              <w:jc w:val="center"/>
            </w:pPr>
            <w:r>
              <w:t>0.386</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Medium</w:t>
            </w:r>
            <w:r w:rsidR="009B053E">
              <w:t>-Low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1.302</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1.064-1.593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AD43C9">
            <w:pPr>
              <w:spacing w:line="360" w:lineRule="auto"/>
              <w:jc w:val="center"/>
            </w:pPr>
            <w:r>
              <w:t>0.01*</w:t>
            </w:r>
          </w:p>
        </w:tc>
      </w:tr>
      <w:tr w:rsidR="00986483"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Block</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A-B</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1.224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1.0154 – 1.475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240" w:lineRule="auto"/>
              <w:jc w:val="center"/>
            </w:pPr>
            <w:r w:rsidRPr="009B053E">
              <w:t>0.034</w:t>
            </w:r>
            <w:r w:rsidR="009B053E">
              <w:t>*</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A-C</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0.891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0.7244 – 1.095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AD43C9">
            <w:pPr>
              <w:spacing w:line="240" w:lineRule="auto"/>
              <w:jc w:val="center"/>
            </w:pPr>
            <w:r>
              <w:t>0.271</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A-D</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0.53</w:t>
            </w:r>
            <w:r w:rsidR="009B053E">
              <w:t>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0.429 – 0.67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240" w:lineRule="auto"/>
              <w:jc w:val="right"/>
            </w:pPr>
            <w:r w:rsidRPr="009B053E">
              <w:t>&lt;0.0005</w:t>
            </w:r>
            <w:r w:rsidR="009B053E">
              <w:t>*</w:t>
            </w:r>
          </w:p>
        </w:tc>
      </w:tr>
    </w:tbl>
    <w:p w:rsidR="00986483" w:rsidRDefault="00991E1A" w:rsidP="00986483">
      <w:pPr>
        <w:spacing w:line="360" w:lineRule="auto"/>
      </w:pPr>
      <w:r>
        <w:rPr>
          <w:noProof/>
          <w:lang w:eastAsia="en-GB"/>
        </w:rPr>
        <w:lastRenderedPageBreak/>
        <w:drawing>
          <wp:anchor distT="0" distB="5334" distL="114300" distR="114300" simplePos="0" relativeHeight="251676160" behindDoc="1" locked="0" layoutInCell="1" allowOverlap="1">
            <wp:simplePos x="0" y="0"/>
            <wp:positionH relativeFrom="column">
              <wp:posOffset>-26670</wp:posOffset>
            </wp:positionH>
            <wp:positionV relativeFrom="paragraph">
              <wp:posOffset>2780665</wp:posOffset>
            </wp:positionV>
            <wp:extent cx="5814060" cy="4476750"/>
            <wp:effectExtent l="19050" t="0" r="0" b="0"/>
            <wp:wrapTight wrapText="bothSides">
              <wp:wrapPolygon edited="0">
                <wp:start x="-71" y="0"/>
                <wp:lineTo x="-71" y="21508"/>
                <wp:lineTo x="21586" y="21508"/>
                <wp:lineTo x="21586" y="0"/>
                <wp:lineTo x="-71" y="0"/>
              </wp:wrapPolygon>
            </wp:wrapTight>
            <wp:docPr id="8" name="Objec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a:picLocks noChangeArrowheads="1"/>
                    </pic:cNvPicPr>
                  </pic:nvPicPr>
                  <pic:blipFill>
                    <a:blip r:embed="rId18" cstate="print"/>
                    <a:srcRect/>
                    <a:stretch>
                      <a:fillRect/>
                    </a:stretch>
                  </pic:blipFill>
                  <pic:spPr bwMode="auto">
                    <a:xfrm>
                      <a:off x="0" y="0"/>
                      <a:ext cx="5814060" cy="4476750"/>
                    </a:xfrm>
                    <a:prstGeom prst="rect">
                      <a:avLst/>
                    </a:prstGeom>
                    <a:noFill/>
                  </pic:spPr>
                </pic:pic>
              </a:graphicData>
            </a:graphic>
          </wp:anchor>
        </w:drawing>
      </w:r>
      <w:r w:rsidR="00986483">
        <w:tab/>
        <w:t xml:space="preserve">Mortality curves constructed for each density are shown in Figure 7. Each density showed an increase in mortality risk with age and produced a better fit for the </w:t>
      </w:r>
      <w:proofErr w:type="spellStart"/>
      <w:r w:rsidR="00986483">
        <w:t>Gompertz</w:t>
      </w:r>
      <w:proofErr w:type="spellEnd"/>
      <w:r w:rsidR="00986483">
        <w:t xml:space="preserve"> rather than the exponential functions (High: exponential AIC=1681.478, </w:t>
      </w:r>
      <w:proofErr w:type="spellStart"/>
      <w:r w:rsidR="00986483">
        <w:t>Gompertz</w:t>
      </w:r>
      <w:proofErr w:type="spellEnd"/>
      <w:r w:rsidR="00986483">
        <w:t xml:space="preserve"> AIC=1267.633; Medium: exponential AIC=2255.733, </w:t>
      </w:r>
      <w:proofErr w:type="spellStart"/>
      <w:r w:rsidR="00986483">
        <w:t>Gompertz</w:t>
      </w:r>
      <w:proofErr w:type="spellEnd"/>
      <w:r w:rsidR="00986483">
        <w:t>=1667.03</w:t>
      </w:r>
      <w:r w:rsidR="009B053E">
        <w:t xml:space="preserve">3; Low: exponential AIC=862.388, </w:t>
      </w:r>
      <w:proofErr w:type="spellStart"/>
      <w:r w:rsidR="009B053E">
        <w:t>Gompertz</w:t>
      </w:r>
      <w:proofErr w:type="spellEnd"/>
      <w:r w:rsidR="009B053E">
        <w:t>=704.263</w:t>
      </w:r>
      <w:r w:rsidR="00986483">
        <w:t>). A test for proportional hazards showed that PH were not present between the three density treatments (PH test, high-medium-low: X</w:t>
      </w:r>
      <w:r w:rsidR="00986483">
        <w:rPr>
          <w:vertAlign w:val="superscript"/>
        </w:rPr>
        <w:t>2</w:t>
      </w:r>
      <w:r w:rsidR="009B053E">
        <w:t xml:space="preserve">=6.609, </w:t>
      </w:r>
      <w:proofErr w:type="spellStart"/>
      <w:proofErr w:type="gramStart"/>
      <w:r w:rsidR="009B053E">
        <w:t>df</w:t>
      </w:r>
      <w:proofErr w:type="spellEnd"/>
      <w:r w:rsidR="009B053E">
        <w:t>=</w:t>
      </w:r>
      <w:proofErr w:type="gramEnd"/>
      <w:r w:rsidR="009B053E">
        <w:t>2, p=0.037</w:t>
      </w:r>
      <w:r w:rsidR="00986483">
        <w:t>). Although high and low densities did show PH (PH test, high-medium: X</w:t>
      </w:r>
      <w:r w:rsidR="00986483">
        <w:rPr>
          <w:vertAlign w:val="superscript"/>
        </w:rPr>
        <w:t>2</w:t>
      </w:r>
      <w:r w:rsidR="009B053E">
        <w:t xml:space="preserve">=0.713, </w:t>
      </w:r>
      <w:proofErr w:type="spellStart"/>
      <w:proofErr w:type="gramStart"/>
      <w:r w:rsidR="009B053E">
        <w:t>df</w:t>
      </w:r>
      <w:proofErr w:type="spellEnd"/>
      <w:r w:rsidR="009B053E">
        <w:t>=</w:t>
      </w:r>
      <w:proofErr w:type="gramEnd"/>
      <w:r w:rsidR="009B053E">
        <w:t>1, p=0.399</w:t>
      </w:r>
      <w:r w:rsidR="00986483">
        <w:t>) the deviation from PH came from the low density treatment (PH test, high-low: X</w:t>
      </w:r>
      <w:r w:rsidR="00986483">
        <w:rPr>
          <w:vertAlign w:val="superscript"/>
        </w:rPr>
        <w:t>2</w:t>
      </w:r>
      <w:r w:rsidR="009B053E">
        <w:t xml:space="preserve">=6.498, </w:t>
      </w:r>
      <w:proofErr w:type="spellStart"/>
      <w:r w:rsidR="009B053E">
        <w:t>df</w:t>
      </w:r>
      <w:proofErr w:type="spellEnd"/>
      <w:r w:rsidR="009B053E">
        <w:t>=1, p=0.011</w:t>
      </w:r>
      <w:r w:rsidR="00986483">
        <w:t>; medium-low: X</w:t>
      </w:r>
      <w:r w:rsidR="00986483">
        <w:rPr>
          <w:vertAlign w:val="superscript"/>
        </w:rPr>
        <w:t>2</w:t>
      </w:r>
      <w:r w:rsidR="00986483">
        <w:t>=3.9</w:t>
      </w:r>
      <w:r w:rsidR="009B053E">
        <w:t xml:space="preserve">63, </w:t>
      </w:r>
      <w:proofErr w:type="spellStart"/>
      <w:r w:rsidR="009B053E">
        <w:t>df</w:t>
      </w:r>
      <w:proofErr w:type="spellEnd"/>
      <w:r w:rsidR="009B053E">
        <w:t>=1, 0.047</w:t>
      </w:r>
      <w:r w:rsidR="00986483">
        <w:t xml:space="preserve">). </w:t>
      </w:r>
    </w:p>
    <w:p w:rsidR="00991E1A" w:rsidRDefault="00E91F23" w:rsidP="00986483">
      <w:pPr>
        <w:spacing w:line="360" w:lineRule="auto"/>
      </w:pPr>
      <w:r>
        <w:rPr>
          <w:noProof/>
          <w:lang w:eastAsia="en-GB"/>
        </w:rPr>
        <w:pict>
          <v:shape id="_x0000_s1035" type="#_x0000_t202" style="position:absolute;margin-left:13.8pt;margin-top:5.05pt;width:453.55pt;height:56.6pt;z-index:251677184" wrapcoords="-36 0 -36 21312 21600 21312 21600 0 -36 0" stroked="f">
            <v:textbox style="mso-next-textbox:#_x0000_s1035" inset="0,0,0,0">
              <w:txbxContent>
                <w:p w:rsidR="00D078EE" w:rsidRPr="00AF3453" w:rsidRDefault="00D078EE" w:rsidP="009B053E">
                  <w:pPr>
                    <w:pStyle w:val="Caption"/>
                    <w:rPr>
                      <w:noProof/>
                      <w:sz w:val="24"/>
                    </w:rPr>
                  </w:pPr>
                  <w:r>
                    <w:t xml:space="preserve">Figure 7 – </w:t>
                  </w:r>
                  <w:r w:rsidRPr="007115A6">
                    <w:rPr>
                      <w:color w:val="auto"/>
                    </w:rPr>
                    <w:t>mortality plots of each of the three larval density treatments.</w:t>
                  </w:r>
                  <w:r>
                    <w:rPr>
                      <w:color w:val="auto"/>
                    </w:rPr>
                    <w:t xml:space="preserve"> All show an increase in mortality over time and have been fitted with a straight line of a </w:t>
                  </w:r>
                  <w:proofErr w:type="spellStart"/>
                  <w:r>
                    <w:rPr>
                      <w:color w:val="auto"/>
                    </w:rPr>
                    <w:t>Gompertz</w:t>
                  </w:r>
                  <w:proofErr w:type="spellEnd"/>
                  <w:r>
                    <w:rPr>
                      <w:color w:val="auto"/>
                    </w:rPr>
                    <w:t xml:space="preserve"> function. Low density beetles show an elevated mortality early in life compared to the other two but all have similar rates late in life. The dotted line at around 4 weeks is the boundary between the young and old beetles used in later comparisons.     </w:t>
                  </w:r>
                </w:p>
              </w:txbxContent>
            </v:textbox>
            <w10:wrap type="tight"/>
          </v:shape>
        </w:pict>
      </w:r>
      <w:r w:rsidR="00986483">
        <w:tab/>
      </w:r>
    </w:p>
    <w:p w:rsidR="00991E1A" w:rsidRDefault="00991E1A" w:rsidP="00986483">
      <w:pPr>
        <w:spacing w:line="360" w:lineRule="auto"/>
      </w:pPr>
    </w:p>
    <w:p w:rsidR="00986483" w:rsidRDefault="004920D2" w:rsidP="00986483">
      <w:pPr>
        <w:spacing w:line="360" w:lineRule="auto"/>
      </w:pPr>
      <w:r>
        <w:lastRenderedPageBreak/>
        <w:tab/>
      </w:r>
      <w:r w:rsidR="00986483">
        <w:t xml:space="preserve">In light of the results of Figure 7, and the violation of PH assumptions, each pair of density treatments was analysed separately. As before the high and medium treatments did not differ in their mortality risk (Cox PH, high-medium: </w:t>
      </w:r>
      <w:r w:rsidR="00D97208">
        <w:t>hazard ratio=1.137, 95%CI=0.966</w:t>
      </w:r>
      <w:r w:rsidR="00986483">
        <w:t>-1.337, p=0.123) and showed PH (PH test, high-medium: X</w:t>
      </w:r>
      <w:r w:rsidR="00986483">
        <w:rPr>
          <w:vertAlign w:val="superscript"/>
        </w:rPr>
        <w:t>2</w:t>
      </w:r>
      <w:r w:rsidR="00986483">
        <w:t xml:space="preserve">=0.861, </w:t>
      </w:r>
      <w:proofErr w:type="spellStart"/>
      <w:proofErr w:type="gramStart"/>
      <w:r w:rsidR="00986483">
        <w:t>df</w:t>
      </w:r>
      <w:proofErr w:type="spellEnd"/>
      <w:r w:rsidR="00986483">
        <w:t>=</w:t>
      </w:r>
      <w:proofErr w:type="gramEnd"/>
      <w:r w:rsidR="00986483">
        <w:t>1, p=0.354). A comparison between low and medium density displayed no difference in mortality (Cox PH, low-medium:</w:t>
      </w:r>
      <w:r w:rsidR="00D97208">
        <w:t xml:space="preserve"> hazard ratio=0.85, 95%CI=0.696</w:t>
      </w:r>
      <w:r w:rsidR="00986483">
        <w:t>-1.039, p=0.11) but these two densities had marginally non-proportional hazards (</w:t>
      </w:r>
      <w:r w:rsidR="00D97208">
        <w:t xml:space="preserve">PH test, low-medium: </w:t>
      </w:r>
      <w:r w:rsidR="00986483">
        <w:t>X</w:t>
      </w:r>
      <w:r w:rsidR="00986483">
        <w:rPr>
          <w:vertAlign w:val="superscript"/>
        </w:rPr>
        <w:t>2</w:t>
      </w:r>
      <w:r w:rsidR="00D97208">
        <w:t xml:space="preserve">=3.97, </w:t>
      </w:r>
      <w:proofErr w:type="spellStart"/>
      <w:proofErr w:type="gramStart"/>
      <w:r w:rsidR="00D97208">
        <w:t>df</w:t>
      </w:r>
      <w:proofErr w:type="spellEnd"/>
      <w:r w:rsidR="00D97208">
        <w:t>=</w:t>
      </w:r>
      <w:proofErr w:type="gramEnd"/>
      <w:r w:rsidR="00D97208">
        <w:t>1, p=0.046</w:t>
      </w:r>
      <w:r w:rsidR="00986483">
        <w:t>). Splitting this comparison into young (&lt;31 days) and old beetles (&gt;30 days) led to PH being restored in the old beetles (PH test, old low-old medium</w:t>
      </w:r>
      <w:proofErr w:type="gramStart"/>
      <w:r w:rsidR="00986483">
        <w:t>:X</w:t>
      </w:r>
      <w:r w:rsidR="00986483">
        <w:rPr>
          <w:vertAlign w:val="superscript"/>
        </w:rPr>
        <w:t>2</w:t>
      </w:r>
      <w:proofErr w:type="gramEnd"/>
      <w:r w:rsidR="00986483">
        <w:t xml:space="preserve">=0.232, </w:t>
      </w:r>
      <w:proofErr w:type="spellStart"/>
      <w:r w:rsidR="00986483">
        <w:t>df</w:t>
      </w:r>
      <w:proofErr w:type="spellEnd"/>
      <w:r w:rsidR="00986483">
        <w:t>=1, p=0.63) with no difference in mortality (Cox PH, old low</w:t>
      </w:r>
      <w:r w:rsidR="00D97208">
        <w:t>-old medium: hazard ratio=0.949, 95%CI=0.767</w:t>
      </w:r>
      <w:r w:rsidR="00986483">
        <w:t>-1.175, p=0.633). The same was true for young beetles with no effect of density on mortality (Cox PH, young low-y</w:t>
      </w:r>
      <w:r w:rsidR="00D97208">
        <w:t>oung medium: hazard ratio=0.881</w:t>
      </w:r>
      <w:r w:rsidR="00986483">
        <w:t>, 95%CI=0.442-1.755, p=0.718) and PH (PH test: X</w:t>
      </w:r>
      <w:r w:rsidR="00986483">
        <w:rPr>
          <w:vertAlign w:val="superscript"/>
        </w:rPr>
        <w:t>2</w:t>
      </w:r>
      <w:r w:rsidR="00C3271F">
        <w:t>=0.009</w:t>
      </w:r>
      <w:r w:rsidR="00986483">
        <w:t xml:space="preserve">, </w:t>
      </w:r>
      <w:proofErr w:type="spellStart"/>
      <w:proofErr w:type="gramStart"/>
      <w:r w:rsidR="00986483">
        <w:t>df</w:t>
      </w:r>
      <w:proofErr w:type="spellEnd"/>
      <w:r w:rsidR="00986483">
        <w:t>=</w:t>
      </w:r>
      <w:proofErr w:type="gramEnd"/>
      <w:r w:rsidR="00986483">
        <w:t xml:space="preserve">1, p=0.923). The comparison of high and low density beetles revealed a higher mortality for low density beetles (Cox PH, high-low: </w:t>
      </w:r>
      <w:r w:rsidR="00C3271F">
        <w:t>hazard ratio=1.334, 95%CI=0.108-1.647, p=0.007</w:t>
      </w:r>
      <w:r w:rsidR="00986483">
        <w:t>) but this came with a violation of PH (PH test: high-low: X</w:t>
      </w:r>
      <w:r w:rsidR="00986483">
        <w:rPr>
          <w:vertAlign w:val="superscript"/>
        </w:rPr>
        <w:t>2</w:t>
      </w:r>
      <w:r w:rsidR="00C3271F">
        <w:t xml:space="preserve">=6.32, </w:t>
      </w:r>
      <w:proofErr w:type="spellStart"/>
      <w:proofErr w:type="gramStart"/>
      <w:r w:rsidR="00C3271F">
        <w:t>df</w:t>
      </w:r>
      <w:proofErr w:type="spellEnd"/>
      <w:r w:rsidR="00C3271F">
        <w:t>=</w:t>
      </w:r>
      <w:proofErr w:type="gramEnd"/>
      <w:r w:rsidR="00C3271F">
        <w:t>1, p=0.012</w:t>
      </w:r>
      <w:r w:rsidR="00986483">
        <w:t>). Splitting into young and old age categories resolved PH for young beetles (PH test, young high-young lowX</w:t>
      </w:r>
      <w:r w:rsidR="00986483">
        <w:rPr>
          <w:vertAlign w:val="superscript"/>
        </w:rPr>
        <w:t>2</w:t>
      </w:r>
      <w:r w:rsidR="00986483">
        <w:t xml:space="preserve">=0.265, </w:t>
      </w:r>
      <w:proofErr w:type="spellStart"/>
      <w:proofErr w:type="gramStart"/>
      <w:r w:rsidR="00986483">
        <w:t>df</w:t>
      </w:r>
      <w:proofErr w:type="spellEnd"/>
      <w:r w:rsidR="00986483">
        <w:t>=</w:t>
      </w:r>
      <w:proofErr w:type="gramEnd"/>
      <w:r w:rsidR="00986483">
        <w:t xml:space="preserve">1, p=0.607) with no effect of density on mortality (Cox PH, young high-young low: </w:t>
      </w:r>
      <w:r w:rsidR="00C3271F">
        <w:t>hazard ratio=0.575, 95%CI=0.295</w:t>
      </w:r>
      <w:r w:rsidR="00986483">
        <w:t>-1.121, p=0.104). The situation for old beetles was less clear with both the effect of density (Cox PH, old high-old low:</w:t>
      </w:r>
      <w:r w:rsidR="00C3271F">
        <w:t xml:space="preserve"> hazard ratio=1.25, 95%CI=0.998</w:t>
      </w:r>
      <w:r w:rsidR="00986483">
        <w:t>-1.564, p=0.052) and the presence of PH (PH test, old high-old low: X</w:t>
      </w:r>
      <w:r w:rsidR="00986483">
        <w:rPr>
          <w:vertAlign w:val="superscript"/>
        </w:rPr>
        <w:t>2</w:t>
      </w:r>
      <w:r w:rsidR="00C3271F">
        <w:t xml:space="preserve">=3.86, </w:t>
      </w:r>
      <w:proofErr w:type="spellStart"/>
      <w:proofErr w:type="gramStart"/>
      <w:r w:rsidR="00C3271F">
        <w:t>df</w:t>
      </w:r>
      <w:proofErr w:type="spellEnd"/>
      <w:r w:rsidR="00C3271F">
        <w:t>=</w:t>
      </w:r>
      <w:proofErr w:type="gramEnd"/>
      <w:r w:rsidR="00C3271F">
        <w:t>1, p=0.049</w:t>
      </w:r>
      <w:r w:rsidR="00986483">
        <w:t>) around the significance threshold of 0.05. Pooling high medium density beetles to compare them to low density beetles showed that those of low density had a greater mortality risk (Cox PH, high/medium-low: hazard ratio=1.246</w:t>
      </w:r>
      <w:r w:rsidR="00C3271F">
        <w:t xml:space="preserve">, </w:t>
      </w:r>
      <w:r w:rsidR="00986483">
        <w:t>95%CI=1.032-1.503, p=0.0219) with only a slight violation of PH (PH test, high/medium-low: X</w:t>
      </w:r>
      <w:r w:rsidR="00986483">
        <w:rPr>
          <w:vertAlign w:val="superscript"/>
        </w:rPr>
        <w:t>2</w:t>
      </w:r>
      <w:r w:rsidR="00C3271F">
        <w:t xml:space="preserve">=3.87, </w:t>
      </w:r>
      <w:proofErr w:type="spellStart"/>
      <w:proofErr w:type="gramStart"/>
      <w:r w:rsidR="00C3271F">
        <w:t>df</w:t>
      </w:r>
      <w:proofErr w:type="spellEnd"/>
      <w:r w:rsidR="00C3271F">
        <w:t>=</w:t>
      </w:r>
      <w:proofErr w:type="gramEnd"/>
      <w:r w:rsidR="00C3271F">
        <w:t xml:space="preserve">1, p=0.049). A summary of all the various </w:t>
      </w:r>
      <w:r w:rsidR="00986483">
        <w:t>comparisons and their supporting statistics are shown in Table 4.</w:t>
      </w:r>
    </w:p>
    <w:p w:rsidR="00991E1A" w:rsidRDefault="00991E1A" w:rsidP="00986483">
      <w:pPr>
        <w:spacing w:line="360" w:lineRule="auto"/>
      </w:pPr>
    </w:p>
    <w:p w:rsidR="00991E1A" w:rsidRDefault="00991E1A" w:rsidP="00986483">
      <w:pPr>
        <w:spacing w:line="360" w:lineRule="auto"/>
      </w:pPr>
    </w:p>
    <w:p w:rsidR="00991E1A" w:rsidRDefault="00991E1A" w:rsidP="00986483">
      <w:pPr>
        <w:spacing w:line="360" w:lineRule="auto"/>
      </w:pPr>
    </w:p>
    <w:p w:rsidR="00991E1A" w:rsidRDefault="00991E1A" w:rsidP="00986483">
      <w:pPr>
        <w:spacing w:line="360" w:lineRule="auto"/>
      </w:pPr>
    </w:p>
    <w:p w:rsidR="00986483" w:rsidRDefault="00986483" w:rsidP="00986483">
      <w:pPr>
        <w:pStyle w:val="Caption"/>
        <w:keepNext/>
        <w:jc w:val="both"/>
      </w:pPr>
      <w:r>
        <w:lastRenderedPageBreak/>
        <w:t xml:space="preserve">Table 4 </w:t>
      </w:r>
      <w:r w:rsidRPr="00F971CC">
        <w:rPr>
          <w:color w:val="auto"/>
        </w:rPr>
        <w:t>– a summary of the Cox PH model results run to test for differences in mortality between pair</w:t>
      </w:r>
      <w:r>
        <w:rPr>
          <w:color w:val="auto"/>
        </w:rPr>
        <w:t>-</w:t>
      </w:r>
      <w:r w:rsidRPr="00F971CC">
        <w:rPr>
          <w:color w:val="auto"/>
        </w:rPr>
        <w:t>wise comparisons between density treatments</w:t>
      </w:r>
      <w:r>
        <w:rPr>
          <w:color w:val="auto"/>
        </w:rPr>
        <w:t xml:space="preserve"> and of the test of PH in those models</w:t>
      </w:r>
      <w:r w:rsidRPr="00F971CC">
        <w:rPr>
          <w:color w:val="auto"/>
        </w:rPr>
        <w:t>.</w:t>
      </w:r>
      <w:r>
        <w:rPr>
          <w:color w:val="auto"/>
        </w:rPr>
        <w:t xml:space="preserve"> Results that indicate a difference are sh</w:t>
      </w:r>
      <w:r w:rsidR="00D97208">
        <w:rPr>
          <w:color w:val="auto"/>
        </w:rPr>
        <w:t xml:space="preserve">own in italics. Those with a * are p-values &lt;0.05 and those with ** </w:t>
      </w:r>
      <w:r>
        <w:rPr>
          <w:color w:val="auto"/>
        </w:rPr>
        <w:t>are marginal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60"/>
        <w:gridCol w:w="910"/>
        <w:gridCol w:w="1305"/>
        <w:gridCol w:w="2215"/>
        <w:gridCol w:w="1027"/>
        <w:gridCol w:w="1230"/>
        <w:gridCol w:w="1339"/>
      </w:tblGrid>
      <w:tr w:rsidR="00986483"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gridSpan w:val="3"/>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u w:val="single"/>
              </w:rPr>
            </w:pPr>
            <w:r w:rsidRPr="00DF1F08">
              <w:rPr>
                <w:b/>
                <w:u w:val="single"/>
              </w:rPr>
              <w:t>Cox proportional hazards model</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u w:val="single"/>
              </w:rPr>
            </w:pPr>
            <w:r w:rsidRPr="00DF1F08">
              <w:rPr>
                <w:b/>
                <w:u w:val="single"/>
              </w:rPr>
              <w:t>Test for proportional hazards</w:t>
            </w:r>
          </w:p>
        </w:tc>
      </w:tr>
      <w:tr w:rsidR="00D97208"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Comparison</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Hazard Ratio</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95% Confidence intervals</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p-value</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X</w:t>
            </w:r>
            <w:r w:rsidRPr="00DF1F08">
              <w:rPr>
                <w:b/>
                <w:vertAlign w:val="superscript"/>
              </w:rPr>
              <w:t>2</w:t>
            </w:r>
            <w:r w:rsidRPr="00DF1F08">
              <w:rPr>
                <w:b/>
              </w:rPr>
              <w:t xml:space="preserve"> ratio</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p-value</w:t>
            </w:r>
          </w:p>
        </w:tc>
      </w:tr>
      <w:tr w:rsidR="00D97208"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high-medium</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1.137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0.966</w:t>
            </w:r>
            <w:r w:rsidR="00986483" w:rsidRPr="00DF1F08">
              <w:t>-1.337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0.123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0.861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0.354</w:t>
            </w:r>
          </w:p>
        </w:tc>
      </w:tr>
      <w:tr w:rsidR="00D97208"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low-medium</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Total</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0.85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0.696</w:t>
            </w:r>
            <w:r w:rsidR="00986483" w:rsidRPr="00DF1F08">
              <w:t>-1.039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0.11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3.97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t>0.046*</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Young</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0.881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0.442-1.755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0.718</w:t>
            </w:r>
          </w:p>
        </w:tc>
        <w:tc>
          <w:tcPr>
            <w:tcW w:w="0" w:type="auto"/>
            <w:tcBorders>
              <w:top w:val="single" w:sz="4" w:space="0" w:color="auto"/>
              <w:left w:val="single" w:sz="4" w:space="0" w:color="auto"/>
              <w:bottom w:val="single" w:sz="4" w:space="0" w:color="auto"/>
              <w:right w:val="single" w:sz="4" w:space="0" w:color="auto"/>
            </w:tcBorders>
            <w:vAlign w:val="center"/>
          </w:tcPr>
          <w:p w:rsidR="00D97208" w:rsidRPr="00D97208" w:rsidRDefault="00D97208" w:rsidP="00D97208">
            <w:pPr>
              <w:spacing w:line="240" w:lineRule="auto"/>
              <w:jc w:val="center"/>
            </w:pPr>
            <w:r>
              <w:t>0.009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0.923</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Old</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0.949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0.767</w:t>
            </w:r>
            <w:r w:rsidR="00986483" w:rsidRPr="00DF1F08">
              <w:t>-1.175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0.633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0.232</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0.63</w:t>
            </w:r>
          </w:p>
        </w:tc>
      </w:tr>
      <w:tr w:rsidR="00D97208"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high-low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Total</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1.334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1.081-1.647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rsidRPr="00D97208">
              <w:t>0.007</w:t>
            </w:r>
            <w:r>
              <w:t>*</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6.32</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t>0.012*</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Young</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0.575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0.295</w:t>
            </w:r>
            <w:r w:rsidR="00986483" w:rsidRPr="00DF1F08">
              <w:t>-1.121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0.104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0.265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0.607</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Old</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1.25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0.988</w:t>
            </w:r>
            <w:r w:rsidR="00986483" w:rsidRPr="00DF1F08">
              <w:t>-1.564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0.052*</w:t>
            </w:r>
            <w:r w:rsidR="00D97208">
              <w:t>*</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3.86</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rsidRPr="00D97208">
              <w:t>0.049</w:t>
            </w:r>
            <w:r w:rsidR="00986483" w:rsidRPr="00D97208">
              <w:t>*</w:t>
            </w:r>
            <w:r>
              <w:t>*</w:t>
            </w:r>
          </w:p>
        </w:tc>
      </w:tr>
      <w:tr w:rsidR="00D97208"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high/medium-low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1.246</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1.032-1.503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D97208">
            <w:pPr>
              <w:spacing w:line="240" w:lineRule="auto"/>
              <w:jc w:val="center"/>
            </w:pPr>
            <w:r w:rsidRPr="00D97208">
              <w:t>0.022</w:t>
            </w:r>
            <w:r>
              <w:t>*</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3.87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rsidRPr="00D97208">
              <w:t>0.049</w:t>
            </w:r>
            <w:r w:rsidR="00986483" w:rsidRPr="00D97208">
              <w:t>*</w:t>
            </w:r>
            <w:r>
              <w:t>*</w:t>
            </w:r>
          </w:p>
        </w:tc>
      </w:tr>
    </w:tbl>
    <w:p w:rsidR="00986483" w:rsidRPr="00441301" w:rsidRDefault="00986483" w:rsidP="00986483">
      <w:pPr>
        <w:spacing w:line="360" w:lineRule="auto"/>
      </w:pPr>
      <w:r>
        <w:tab/>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AD43C9" w:rsidRDefault="00AD43C9" w:rsidP="00986483">
      <w:pPr>
        <w:spacing w:line="360" w:lineRule="auto"/>
      </w:pPr>
    </w:p>
    <w:p w:rsidR="00991E1A" w:rsidRDefault="00991E1A" w:rsidP="00986483">
      <w:pPr>
        <w:spacing w:line="360" w:lineRule="auto"/>
        <w:rPr>
          <w:b/>
          <w:sz w:val="28"/>
          <w:szCs w:val="28"/>
        </w:rPr>
      </w:pPr>
    </w:p>
    <w:p w:rsidR="00986483" w:rsidRDefault="00986483" w:rsidP="00986483">
      <w:pPr>
        <w:spacing w:line="360" w:lineRule="auto"/>
        <w:rPr>
          <w:b/>
          <w:sz w:val="28"/>
          <w:szCs w:val="28"/>
        </w:rPr>
      </w:pPr>
      <w:r>
        <w:rPr>
          <w:b/>
          <w:sz w:val="28"/>
          <w:szCs w:val="28"/>
        </w:rPr>
        <w:lastRenderedPageBreak/>
        <w:t>4. Discussion</w:t>
      </w:r>
    </w:p>
    <w:p w:rsidR="00AD43C9" w:rsidRDefault="00AD43C9" w:rsidP="00986483">
      <w:pPr>
        <w:spacing w:line="360" w:lineRule="auto"/>
        <w:rPr>
          <w:szCs w:val="24"/>
        </w:rPr>
      </w:pPr>
    </w:p>
    <w:p w:rsidR="00986483" w:rsidRPr="00A25A7D" w:rsidRDefault="00986483" w:rsidP="00986483">
      <w:pPr>
        <w:spacing w:line="360" w:lineRule="auto"/>
        <w:rPr>
          <w:sz w:val="28"/>
          <w:szCs w:val="28"/>
        </w:rPr>
      </w:pPr>
      <w:r>
        <w:rPr>
          <w:szCs w:val="24"/>
        </w:rPr>
        <w:t xml:space="preserve">Since no difference was observed in carcass mass across either densities or blocks, it is concluded that the procedure of allocating carcasses to treatments was appropriate and consistently applied. Such a process prevented any confounding effects due to differences in carcass mass, and made measurements of larval density consistent across treatments. Carcass mass can affect the number and size of eggs laid (Bartlett 1987; Fox and </w:t>
      </w:r>
      <w:proofErr w:type="spellStart"/>
      <w:r>
        <w:rPr>
          <w:szCs w:val="24"/>
        </w:rPr>
        <w:t>Czesak</w:t>
      </w:r>
      <w:proofErr w:type="spellEnd"/>
      <w:r>
        <w:rPr>
          <w:szCs w:val="24"/>
        </w:rPr>
        <w:t xml:space="preserve"> 2000), with egg size positively correlated with fitness in </w:t>
      </w:r>
      <w:r>
        <w:rPr>
          <w:i/>
          <w:szCs w:val="24"/>
        </w:rPr>
        <w:t xml:space="preserve">N. </w:t>
      </w:r>
      <w:proofErr w:type="spellStart"/>
      <w:r>
        <w:rPr>
          <w:i/>
          <w:szCs w:val="24"/>
        </w:rPr>
        <w:t>vespilloides</w:t>
      </w:r>
      <w:proofErr w:type="spellEnd"/>
      <w:r>
        <w:rPr>
          <w:szCs w:val="24"/>
        </w:rPr>
        <w:t xml:space="preserve"> (</w:t>
      </w:r>
      <w:proofErr w:type="spellStart"/>
      <w:r>
        <w:rPr>
          <w:szCs w:val="24"/>
        </w:rPr>
        <w:t>Monteith</w:t>
      </w:r>
      <w:proofErr w:type="spellEnd"/>
      <w:r>
        <w:rPr>
          <w:szCs w:val="24"/>
        </w:rPr>
        <w:t xml:space="preserve"> </w:t>
      </w:r>
      <w:r w:rsidRPr="00BE7966">
        <w:rPr>
          <w:i/>
          <w:szCs w:val="24"/>
        </w:rPr>
        <w:t>et al</w:t>
      </w:r>
      <w:r>
        <w:rPr>
          <w:i/>
          <w:szCs w:val="24"/>
        </w:rPr>
        <w:t>.</w:t>
      </w:r>
      <w:r w:rsidR="00F5044A">
        <w:rPr>
          <w:szCs w:val="24"/>
        </w:rPr>
        <w:t xml:space="preserve"> 2012</w:t>
      </w:r>
      <w:r>
        <w:rPr>
          <w:szCs w:val="24"/>
        </w:rPr>
        <w:t>). The average mass of 20.6</w:t>
      </w:r>
      <w:r>
        <w:rPr>
          <w:rFonts w:cs="Arial"/>
          <w:szCs w:val="24"/>
        </w:rPr>
        <w:t>±0.718</w:t>
      </w:r>
      <w:r>
        <w:rPr>
          <w:szCs w:val="24"/>
        </w:rPr>
        <w:t>g is similar to that used in previous studies (</w:t>
      </w:r>
      <w:proofErr w:type="spellStart"/>
      <w:r>
        <w:rPr>
          <w:szCs w:val="24"/>
        </w:rPr>
        <w:t>Smiseth</w:t>
      </w:r>
      <w:proofErr w:type="spellEnd"/>
      <w:r>
        <w:rPr>
          <w:szCs w:val="24"/>
        </w:rPr>
        <w:t xml:space="preserve"> </w:t>
      </w:r>
      <w:r w:rsidRPr="00BE7966">
        <w:rPr>
          <w:i/>
          <w:szCs w:val="24"/>
        </w:rPr>
        <w:t>et al</w:t>
      </w:r>
      <w:r>
        <w:rPr>
          <w:i/>
          <w:szCs w:val="24"/>
        </w:rPr>
        <w:t>.</w:t>
      </w:r>
      <w:r>
        <w:rPr>
          <w:szCs w:val="24"/>
        </w:rPr>
        <w:t xml:space="preserve"> 2007, </w:t>
      </w:r>
      <w:proofErr w:type="spellStart"/>
      <w:r>
        <w:rPr>
          <w:szCs w:val="24"/>
        </w:rPr>
        <w:t>Steiger</w:t>
      </w:r>
      <w:proofErr w:type="spellEnd"/>
      <w:r>
        <w:rPr>
          <w:szCs w:val="24"/>
        </w:rPr>
        <w:t xml:space="preserve"> 2013) and to the mass of carcasses buried in nature (Scott 1998; Trumbo 1990b). Therefore, acknowledging the influence of carcass mass in </w:t>
      </w:r>
      <w:r>
        <w:rPr>
          <w:i/>
          <w:szCs w:val="24"/>
        </w:rPr>
        <w:t xml:space="preserve">N. </w:t>
      </w:r>
      <w:proofErr w:type="spellStart"/>
      <w:r>
        <w:rPr>
          <w:i/>
          <w:szCs w:val="24"/>
        </w:rPr>
        <w:t>vespilloides</w:t>
      </w:r>
      <w:proofErr w:type="spellEnd"/>
      <w:r>
        <w:rPr>
          <w:i/>
          <w:szCs w:val="24"/>
        </w:rPr>
        <w:t xml:space="preserve"> </w:t>
      </w:r>
      <w:r>
        <w:rPr>
          <w:szCs w:val="24"/>
        </w:rPr>
        <w:t>reproduction results here are comparable to those from other studies, and to the wild (Bartlett and Ashworth 1988).</w:t>
      </w:r>
    </w:p>
    <w:p w:rsidR="00986483" w:rsidRDefault="00986483" w:rsidP="00986483">
      <w:pPr>
        <w:spacing w:line="360" w:lineRule="auto"/>
        <w:rPr>
          <w:b/>
          <w:szCs w:val="24"/>
        </w:rPr>
      </w:pPr>
    </w:p>
    <w:p w:rsidR="00986483" w:rsidRPr="0034160D" w:rsidRDefault="0034160D" w:rsidP="00986483">
      <w:pPr>
        <w:spacing w:line="360" w:lineRule="auto"/>
        <w:rPr>
          <w:szCs w:val="24"/>
          <w:u w:val="single"/>
        </w:rPr>
      </w:pPr>
      <w:r w:rsidRPr="0034160D">
        <w:rPr>
          <w:szCs w:val="24"/>
          <w:u w:val="single"/>
        </w:rPr>
        <w:t xml:space="preserve">4.1 </w:t>
      </w:r>
      <w:r w:rsidR="00986483" w:rsidRPr="0034160D">
        <w:rPr>
          <w:szCs w:val="24"/>
          <w:u w:val="single"/>
        </w:rPr>
        <w:t>Pre-adult Survival</w:t>
      </w:r>
    </w:p>
    <w:p w:rsidR="00986483" w:rsidRDefault="00986483" w:rsidP="00986483">
      <w:pPr>
        <w:spacing w:line="360" w:lineRule="auto"/>
        <w:rPr>
          <w:szCs w:val="24"/>
        </w:rPr>
      </w:pPr>
      <w:r>
        <w:rPr>
          <w:szCs w:val="24"/>
        </w:rPr>
        <w:t xml:space="preserve">The survival of larvae to adulthood was found to be different between the three larval density treatments (Table 2). High density beetles displayed lower pre-adult survival than those from the medium density treatment. Most likely, this was caused by greater competition for food, resulting in weaker larvae being outcompeted and starving (Mock and Parker 1998). The carcass is a finite resource. Any increase in density results in less food being available for all, and therefore in selection for the strongest competitors (Graves and Mueller 1993; </w:t>
      </w:r>
      <w:proofErr w:type="spellStart"/>
      <w:r>
        <w:rPr>
          <w:szCs w:val="24"/>
        </w:rPr>
        <w:t>Zwaan</w:t>
      </w:r>
      <w:proofErr w:type="spellEnd"/>
      <w:r>
        <w:rPr>
          <w:szCs w:val="24"/>
        </w:rPr>
        <w:t xml:space="preserve"> </w:t>
      </w:r>
      <w:r w:rsidRPr="00BE7966">
        <w:rPr>
          <w:i/>
          <w:szCs w:val="24"/>
        </w:rPr>
        <w:t>et al</w:t>
      </w:r>
      <w:r>
        <w:rPr>
          <w:i/>
          <w:szCs w:val="24"/>
        </w:rPr>
        <w:t>.</w:t>
      </w:r>
      <w:r>
        <w:rPr>
          <w:szCs w:val="24"/>
        </w:rPr>
        <w:t xml:space="preserve"> 1991). An unexpected result was the far lower survival from the low density treatment. This cannot be explained as a result of competition but is more likely a consequence of the absence of sibling cooperation (</w:t>
      </w:r>
      <w:proofErr w:type="spellStart"/>
      <w:r>
        <w:rPr>
          <w:szCs w:val="24"/>
        </w:rPr>
        <w:t>Mathevon</w:t>
      </w:r>
      <w:proofErr w:type="spellEnd"/>
      <w:r>
        <w:rPr>
          <w:szCs w:val="24"/>
        </w:rPr>
        <w:t xml:space="preserve"> and </w:t>
      </w:r>
      <w:proofErr w:type="spellStart"/>
      <w:r>
        <w:rPr>
          <w:szCs w:val="24"/>
        </w:rPr>
        <w:t>Charrier</w:t>
      </w:r>
      <w:proofErr w:type="spellEnd"/>
      <w:r>
        <w:rPr>
          <w:szCs w:val="24"/>
        </w:rPr>
        <w:t xml:space="preserve"> 2003; Schrader </w:t>
      </w:r>
      <w:r w:rsidRPr="00BE7966">
        <w:rPr>
          <w:i/>
          <w:szCs w:val="24"/>
        </w:rPr>
        <w:t>et al</w:t>
      </w:r>
      <w:r>
        <w:rPr>
          <w:i/>
          <w:szCs w:val="24"/>
        </w:rPr>
        <w:t>.</w:t>
      </w:r>
      <w:r>
        <w:rPr>
          <w:szCs w:val="24"/>
        </w:rPr>
        <w:t xml:space="preserve"> 2015).</w:t>
      </w:r>
    </w:p>
    <w:p w:rsidR="00986483" w:rsidRDefault="00986483" w:rsidP="00986483">
      <w:pPr>
        <w:spacing w:line="360" w:lineRule="auto"/>
        <w:rPr>
          <w:szCs w:val="24"/>
        </w:rPr>
      </w:pPr>
    </w:p>
    <w:p w:rsidR="00986483" w:rsidRDefault="00986483" w:rsidP="00986483">
      <w:pPr>
        <w:spacing w:line="360" w:lineRule="auto"/>
        <w:ind w:firstLine="720"/>
        <w:rPr>
          <w:szCs w:val="24"/>
        </w:rPr>
      </w:pPr>
      <w:r>
        <w:rPr>
          <w:szCs w:val="24"/>
        </w:rPr>
        <w:t xml:space="preserve">The main determinant of low survival in the low density treatment was the presence of mould on the carcass, which led to some broods being unsuccessful in producing any adults. Only low density broods were affected by mould causing all, or all but one larva to die. Thus, most larval deaths in low densities were due to the infection of the carcass by mould, which took over and killed off all or nearly all of the larvae. If broods infected by mould were excluded from the analyses, the survival of </w:t>
      </w:r>
      <w:r>
        <w:rPr>
          <w:szCs w:val="24"/>
        </w:rPr>
        <w:lastRenderedPageBreak/>
        <w:t>larvae from low density exceeds that of the medium density treatment. Preventing the growth of mould is very important for adult burying beetles (</w:t>
      </w:r>
      <w:proofErr w:type="spellStart"/>
      <w:r>
        <w:rPr>
          <w:szCs w:val="24"/>
        </w:rPr>
        <w:t>Halffter</w:t>
      </w:r>
      <w:proofErr w:type="spellEnd"/>
      <w:r>
        <w:rPr>
          <w:szCs w:val="24"/>
        </w:rPr>
        <w:t xml:space="preserve"> </w:t>
      </w:r>
      <w:r w:rsidRPr="00BE7966">
        <w:rPr>
          <w:i/>
          <w:szCs w:val="24"/>
        </w:rPr>
        <w:t>et al</w:t>
      </w:r>
      <w:r>
        <w:rPr>
          <w:i/>
          <w:szCs w:val="24"/>
        </w:rPr>
        <w:t>.</w:t>
      </w:r>
      <w:r>
        <w:rPr>
          <w:szCs w:val="24"/>
        </w:rPr>
        <w:t xml:space="preserve"> 1983; Wilson and Fudge 1984) and parents secrete substances across the carcass to prevent its growth (</w:t>
      </w:r>
      <w:proofErr w:type="spellStart"/>
      <w:r>
        <w:rPr>
          <w:szCs w:val="24"/>
        </w:rPr>
        <w:t>Arce</w:t>
      </w:r>
      <w:proofErr w:type="spellEnd"/>
      <w:r>
        <w:rPr>
          <w:szCs w:val="24"/>
        </w:rPr>
        <w:t xml:space="preserve"> </w:t>
      </w:r>
      <w:r w:rsidRPr="00BE7966">
        <w:rPr>
          <w:i/>
          <w:szCs w:val="24"/>
        </w:rPr>
        <w:t>et al</w:t>
      </w:r>
      <w:r>
        <w:rPr>
          <w:i/>
          <w:szCs w:val="24"/>
        </w:rPr>
        <w:t>.</w:t>
      </w:r>
      <w:r>
        <w:rPr>
          <w:szCs w:val="24"/>
        </w:rPr>
        <w:t xml:space="preserve"> 2012). Larvae produce the same substances (</w:t>
      </w:r>
      <w:proofErr w:type="spellStart"/>
      <w:r>
        <w:rPr>
          <w:szCs w:val="24"/>
        </w:rPr>
        <w:t>Arce</w:t>
      </w:r>
      <w:proofErr w:type="spellEnd"/>
      <w:r>
        <w:rPr>
          <w:szCs w:val="24"/>
        </w:rPr>
        <w:t xml:space="preserve"> </w:t>
      </w:r>
      <w:r w:rsidRPr="00BE7966">
        <w:rPr>
          <w:i/>
          <w:szCs w:val="24"/>
        </w:rPr>
        <w:t>et al</w:t>
      </w:r>
      <w:r>
        <w:rPr>
          <w:i/>
          <w:szCs w:val="24"/>
        </w:rPr>
        <w:t>.</w:t>
      </w:r>
      <w:r>
        <w:rPr>
          <w:szCs w:val="24"/>
        </w:rPr>
        <w:t xml:space="preserve"> 2013)</w:t>
      </w:r>
      <w:proofErr w:type="gramStart"/>
      <w:r>
        <w:rPr>
          <w:szCs w:val="24"/>
        </w:rPr>
        <w:t>,</w:t>
      </w:r>
      <w:proofErr w:type="gramEnd"/>
      <w:r>
        <w:rPr>
          <w:szCs w:val="24"/>
        </w:rPr>
        <w:t xml:space="preserve"> therefore more larvae are better able keep the carcass clear of mould, forming a kind of social immunity where larvae benefit from the presence of others (Cotter and </w:t>
      </w:r>
      <w:proofErr w:type="spellStart"/>
      <w:r>
        <w:rPr>
          <w:szCs w:val="24"/>
        </w:rPr>
        <w:t>Kilner</w:t>
      </w:r>
      <w:proofErr w:type="spellEnd"/>
      <w:r>
        <w:rPr>
          <w:szCs w:val="24"/>
        </w:rPr>
        <w:t xml:space="preserve"> 2010). Thus, the larvae have a mutually beneficial effect on each other (West </w:t>
      </w:r>
      <w:r w:rsidRPr="00BE7966">
        <w:rPr>
          <w:i/>
          <w:szCs w:val="24"/>
        </w:rPr>
        <w:t>et al</w:t>
      </w:r>
      <w:r>
        <w:rPr>
          <w:i/>
          <w:szCs w:val="24"/>
        </w:rPr>
        <w:t>.</w:t>
      </w:r>
      <w:r>
        <w:rPr>
          <w:szCs w:val="24"/>
        </w:rPr>
        <w:t xml:space="preserve"> 2007). </w:t>
      </w:r>
      <w:proofErr w:type="spellStart"/>
      <w:r>
        <w:rPr>
          <w:szCs w:val="24"/>
        </w:rPr>
        <w:t>Eggert</w:t>
      </w:r>
      <w:proofErr w:type="spellEnd"/>
      <w:r>
        <w:rPr>
          <w:szCs w:val="24"/>
        </w:rPr>
        <w:t xml:space="preserve"> </w:t>
      </w:r>
      <w:r w:rsidRPr="00BE7966">
        <w:rPr>
          <w:i/>
          <w:szCs w:val="24"/>
        </w:rPr>
        <w:t>et al</w:t>
      </w:r>
      <w:r>
        <w:rPr>
          <w:i/>
          <w:szCs w:val="24"/>
        </w:rPr>
        <w:t>.</w:t>
      </w:r>
      <w:r>
        <w:rPr>
          <w:szCs w:val="24"/>
        </w:rPr>
        <w:t xml:space="preserve"> (1998) observed that larvae that huddle together have a better chance of survival. This can explain why the survival of low density beetles was so poor in the larval stage. Recently, Schrader </w:t>
      </w:r>
      <w:r w:rsidRPr="00BE7966">
        <w:rPr>
          <w:i/>
          <w:szCs w:val="24"/>
        </w:rPr>
        <w:t>et al</w:t>
      </w:r>
      <w:r>
        <w:rPr>
          <w:i/>
          <w:szCs w:val="24"/>
        </w:rPr>
        <w:t>.</w:t>
      </w:r>
      <w:r>
        <w:rPr>
          <w:szCs w:val="24"/>
        </w:rPr>
        <w:t xml:space="preserve"> (2015) uncovered a shift from cooperation at low densities to competition at high density in </w:t>
      </w:r>
      <w:r>
        <w:rPr>
          <w:i/>
          <w:szCs w:val="24"/>
        </w:rPr>
        <w:t xml:space="preserve">N. </w:t>
      </w:r>
      <w:proofErr w:type="spellStart"/>
      <w:r>
        <w:rPr>
          <w:i/>
          <w:szCs w:val="24"/>
        </w:rPr>
        <w:t>vespilloides</w:t>
      </w:r>
      <w:proofErr w:type="spellEnd"/>
      <w:r>
        <w:rPr>
          <w:szCs w:val="24"/>
        </w:rPr>
        <w:t xml:space="preserve">. While competition is low in low density, larvae also suffer from a lack of cooperation to prevent the external effect of mould wiping out the entire brood. Therefore, those that survived did not suffer from competition, as did beetles from the other two densities. Medium density beetles experience a balance between cooperation and </w:t>
      </w:r>
      <w:proofErr w:type="gramStart"/>
      <w:r>
        <w:rPr>
          <w:szCs w:val="24"/>
        </w:rPr>
        <w:t>competition,</w:t>
      </w:r>
      <w:proofErr w:type="gramEnd"/>
      <w:r>
        <w:rPr>
          <w:szCs w:val="24"/>
        </w:rPr>
        <w:t xml:space="preserve"> therefore, they have the greatest larval survival rates.</w:t>
      </w:r>
    </w:p>
    <w:p w:rsidR="00986483" w:rsidRDefault="00986483" w:rsidP="00986483">
      <w:pPr>
        <w:spacing w:line="360" w:lineRule="auto"/>
        <w:ind w:firstLine="720"/>
        <w:rPr>
          <w:szCs w:val="24"/>
        </w:rPr>
      </w:pPr>
    </w:p>
    <w:p w:rsidR="00986483" w:rsidRPr="0034160D" w:rsidRDefault="0034160D" w:rsidP="00986483">
      <w:pPr>
        <w:spacing w:line="360" w:lineRule="auto"/>
        <w:rPr>
          <w:szCs w:val="24"/>
          <w:u w:val="single"/>
        </w:rPr>
      </w:pPr>
      <w:r w:rsidRPr="0034160D">
        <w:rPr>
          <w:szCs w:val="24"/>
          <w:u w:val="single"/>
        </w:rPr>
        <w:t xml:space="preserve">4.2 </w:t>
      </w:r>
      <w:r>
        <w:rPr>
          <w:szCs w:val="24"/>
          <w:u w:val="single"/>
        </w:rPr>
        <w:t xml:space="preserve">Adulthood </w:t>
      </w:r>
      <w:r w:rsidR="00986483" w:rsidRPr="0034160D">
        <w:rPr>
          <w:szCs w:val="24"/>
          <w:u w:val="single"/>
        </w:rPr>
        <w:t>Mortality</w:t>
      </w:r>
    </w:p>
    <w:p w:rsidR="00986483" w:rsidRDefault="00986483" w:rsidP="00986483">
      <w:pPr>
        <w:spacing w:line="360" w:lineRule="auto"/>
        <w:rPr>
          <w:szCs w:val="24"/>
        </w:rPr>
      </w:pPr>
      <w:r>
        <w:rPr>
          <w:szCs w:val="24"/>
        </w:rPr>
        <w:t xml:space="preserve">The better fit to the data of the </w:t>
      </w:r>
      <w:proofErr w:type="spellStart"/>
      <w:r>
        <w:rPr>
          <w:szCs w:val="24"/>
        </w:rPr>
        <w:t>Gompertz</w:t>
      </w:r>
      <w:proofErr w:type="spellEnd"/>
      <w:r>
        <w:rPr>
          <w:szCs w:val="24"/>
        </w:rPr>
        <w:t xml:space="preserve"> model over the exponential model showed that the risk of mortality increased with age (Figure 6). It can therefore be concluded that ageing occurs in this population of beetles, since mortality risk increases with time (Hamilton 1966; Metcalf and </w:t>
      </w:r>
      <w:proofErr w:type="spellStart"/>
      <w:r>
        <w:rPr>
          <w:szCs w:val="24"/>
        </w:rPr>
        <w:t>Pavard</w:t>
      </w:r>
      <w:proofErr w:type="spellEnd"/>
      <w:r>
        <w:rPr>
          <w:szCs w:val="24"/>
        </w:rPr>
        <w:t xml:space="preserve"> 2006). The log mortality rate flattens off and increases only gradually after 10 weeks. This is seen in other insects, such as mosquitoes (Clements and Paterson 1981), and is caused by most beetles having died by this stage, leaving only a few beetles living to such great ages (</w:t>
      </w:r>
      <w:proofErr w:type="spellStart"/>
      <w:r>
        <w:rPr>
          <w:szCs w:val="24"/>
        </w:rPr>
        <w:t>Vaupel</w:t>
      </w:r>
      <w:proofErr w:type="spellEnd"/>
      <w:r>
        <w:rPr>
          <w:szCs w:val="24"/>
        </w:rPr>
        <w:t xml:space="preserve"> </w:t>
      </w:r>
      <w:r w:rsidRPr="00BE7966">
        <w:rPr>
          <w:i/>
          <w:szCs w:val="24"/>
        </w:rPr>
        <w:t>et al</w:t>
      </w:r>
      <w:r>
        <w:rPr>
          <w:i/>
          <w:szCs w:val="24"/>
        </w:rPr>
        <w:t>.</w:t>
      </w:r>
      <w:r w:rsidR="007C5B27">
        <w:rPr>
          <w:szCs w:val="24"/>
        </w:rPr>
        <w:t xml:space="preserve"> 1979; </w:t>
      </w:r>
      <w:proofErr w:type="spellStart"/>
      <w:r w:rsidR="007C5B27">
        <w:rPr>
          <w:szCs w:val="24"/>
        </w:rPr>
        <w:t>Zens</w:t>
      </w:r>
      <w:proofErr w:type="spellEnd"/>
      <w:r w:rsidR="007C5B27">
        <w:rPr>
          <w:szCs w:val="24"/>
        </w:rPr>
        <w:t xml:space="preserve"> and </w:t>
      </w:r>
      <w:proofErr w:type="spellStart"/>
      <w:r w:rsidR="007C5B27">
        <w:rPr>
          <w:szCs w:val="24"/>
        </w:rPr>
        <w:t>Peart</w:t>
      </w:r>
      <w:proofErr w:type="spellEnd"/>
      <w:r w:rsidR="007C5B27">
        <w:rPr>
          <w:szCs w:val="24"/>
        </w:rPr>
        <w:t xml:space="preserve"> </w:t>
      </w:r>
      <w:r>
        <w:rPr>
          <w:szCs w:val="24"/>
        </w:rPr>
        <w:t xml:space="preserve">2003). The </w:t>
      </w:r>
      <w:proofErr w:type="spellStart"/>
      <w:r>
        <w:rPr>
          <w:szCs w:val="24"/>
        </w:rPr>
        <w:t>Gompertz</w:t>
      </w:r>
      <w:proofErr w:type="spellEnd"/>
      <w:r>
        <w:rPr>
          <w:szCs w:val="24"/>
        </w:rPr>
        <w:t xml:space="preserve"> function also produced a better fit for each density when plotted </w:t>
      </w:r>
      <w:proofErr w:type="gramStart"/>
      <w:r>
        <w:rPr>
          <w:szCs w:val="24"/>
        </w:rPr>
        <w:t>separately,</w:t>
      </w:r>
      <w:proofErr w:type="gramEnd"/>
      <w:r>
        <w:rPr>
          <w:szCs w:val="24"/>
        </w:rPr>
        <w:t xml:space="preserve"> illustrating that ageing was present in all treatments (Figure 7).</w:t>
      </w:r>
    </w:p>
    <w:p w:rsidR="00986483" w:rsidRDefault="00986483" w:rsidP="00986483">
      <w:pPr>
        <w:spacing w:line="360" w:lineRule="auto"/>
        <w:rPr>
          <w:szCs w:val="24"/>
        </w:rPr>
      </w:pPr>
    </w:p>
    <w:p w:rsidR="00986483" w:rsidRDefault="00986483" w:rsidP="00986483">
      <w:pPr>
        <w:spacing w:line="360" w:lineRule="auto"/>
        <w:ind w:firstLine="720"/>
        <w:rPr>
          <w:szCs w:val="24"/>
        </w:rPr>
      </w:pPr>
      <w:r>
        <w:rPr>
          <w:szCs w:val="24"/>
        </w:rPr>
        <w:t xml:space="preserve">The initial Cox PH model using data from all beetles showed no effect of </w:t>
      </w:r>
      <w:proofErr w:type="spellStart"/>
      <w:r>
        <w:rPr>
          <w:szCs w:val="24"/>
        </w:rPr>
        <w:t>pronotum</w:t>
      </w:r>
      <w:proofErr w:type="spellEnd"/>
      <w:r>
        <w:rPr>
          <w:szCs w:val="24"/>
        </w:rPr>
        <w:t xml:space="preserve"> length on mortality (Table 3), and the result concurs with previous measures of longevity in </w:t>
      </w:r>
      <w:r>
        <w:rPr>
          <w:i/>
          <w:szCs w:val="24"/>
        </w:rPr>
        <w:t xml:space="preserve">N. </w:t>
      </w:r>
      <w:proofErr w:type="spellStart"/>
      <w:r>
        <w:rPr>
          <w:i/>
          <w:szCs w:val="24"/>
        </w:rPr>
        <w:t>vespilloides</w:t>
      </w:r>
      <w:proofErr w:type="spellEnd"/>
      <w:r>
        <w:rPr>
          <w:szCs w:val="24"/>
        </w:rPr>
        <w:t xml:space="preserve"> (Bartlett and Ashworth 1988). However, studies in other species often find a positive relationship between size and longevity (Fox </w:t>
      </w:r>
      <w:r w:rsidRPr="00BE7966">
        <w:rPr>
          <w:i/>
          <w:szCs w:val="24"/>
        </w:rPr>
        <w:t>et al</w:t>
      </w:r>
      <w:r>
        <w:rPr>
          <w:i/>
          <w:szCs w:val="24"/>
        </w:rPr>
        <w:t>.</w:t>
      </w:r>
      <w:r>
        <w:rPr>
          <w:szCs w:val="24"/>
        </w:rPr>
        <w:t xml:space="preserve"> 2004; Hawley 1985; </w:t>
      </w:r>
      <w:proofErr w:type="spellStart"/>
      <w:r>
        <w:rPr>
          <w:szCs w:val="24"/>
        </w:rPr>
        <w:t>Leips</w:t>
      </w:r>
      <w:proofErr w:type="spellEnd"/>
      <w:r>
        <w:rPr>
          <w:szCs w:val="24"/>
        </w:rPr>
        <w:t xml:space="preserve"> and Mackay 2000). This may represent a </w:t>
      </w:r>
      <w:r>
        <w:rPr>
          <w:szCs w:val="24"/>
        </w:rPr>
        <w:lastRenderedPageBreak/>
        <w:t xml:space="preserve">species difference or it could be because other studies measured lifespan, whereas here, age specific mortality risk was used. The lack of any effect of sex on mortality was expected because of the absence of sexual dimorphism and because both parents care for the offspring (Bourke 2007, Lee 2003). Block effects were surprising, since all were set up identically. These could be the result of environmental effects, such as temperature, or differences in genetic variation between parent beetles in each block, or a combination of both of these. However, since the effect of block </w:t>
      </w:r>
      <w:r w:rsidR="007C5B27">
        <w:rPr>
          <w:szCs w:val="24"/>
        </w:rPr>
        <w:t xml:space="preserve">did not affect </w:t>
      </w:r>
      <w:r>
        <w:rPr>
          <w:szCs w:val="24"/>
        </w:rPr>
        <w:t>that of density, conclusions about the effect of density are not confounded.</w:t>
      </w:r>
    </w:p>
    <w:p w:rsidR="00986483" w:rsidRDefault="00986483" w:rsidP="00986483">
      <w:pPr>
        <w:spacing w:line="360" w:lineRule="auto"/>
        <w:ind w:firstLine="720"/>
        <w:rPr>
          <w:szCs w:val="24"/>
        </w:rPr>
      </w:pPr>
    </w:p>
    <w:p w:rsidR="00986483" w:rsidRDefault="00986483" w:rsidP="00986483">
      <w:pPr>
        <w:spacing w:line="360" w:lineRule="auto"/>
        <w:ind w:firstLine="720"/>
        <w:rPr>
          <w:szCs w:val="24"/>
        </w:rPr>
      </w:pPr>
      <w:r>
        <w:rPr>
          <w:szCs w:val="24"/>
        </w:rPr>
        <w:t xml:space="preserve">The Cox PH model showed that low density beetles had a far higher risk of adulthood mortality than medium or high density beetles. There was no difference between high and medium density beetles. The mortality plots in Figure 7 provide information about when the differences in mortality occur. Low density beetles have higher mortality in their first 4 weeks of adult life. Mortality was similar at later ages, indicating a maximum rate of death in the population, but by this stage, very few low density beetles were still alive. From Figure 7, we see that the mortality rate does not differ between the density treatments from 6 weeks onwards, indicating a similar rate of ageing. This trend of similar ageing rates but with a difference in the level of baseline mortality is seen in other insect species (Jones </w:t>
      </w:r>
      <w:r w:rsidRPr="00BE7966">
        <w:rPr>
          <w:i/>
          <w:szCs w:val="24"/>
        </w:rPr>
        <w:t>et al</w:t>
      </w:r>
      <w:r>
        <w:rPr>
          <w:i/>
          <w:szCs w:val="24"/>
        </w:rPr>
        <w:t>.</w:t>
      </w:r>
      <w:r>
        <w:rPr>
          <w:szCs w:val="24"/>
        </w:rPr>
        <w:t xml:space="preserve"> 2014; </w:t>
      </w:r>
      <w:proofErr w:type="spellStart"/>
      <w:r>
        <w:rPr>
          <w:szCs w:val="24"/>
        </w:rPr>
        <w:t>Maklakov</w:t>
      </w:r>
      <w:proofErr w:type="spellEnd"/>
      <w:r>
        <w:rPr>
          <w:szCs w:val="24"/>
        </w:rPr>
        <w:t xml:space="preserve"> </w:t>
      </w:r>
      <w:r w:rsidRPr="00BE7966">
        <w:rPr>
          <w:i/>
          <w:szCs w:val="24"/>
        </w:rPr>
        <w:t>et al</w:t>
      </w:r>
      <w:r>
        <w:rPr>
          <w:i/>
          <w:szCs w:val="24"/>
        </w:rPr>
        <w:t>.</w:t>
      </w:r>
      <w:r>
        <w:rPr>
          <w:szCs w:val="24"/>
        </w:rPr>
        <w:t xml:space="preserve"> 2007). The straight lines of the </w:t>
      </w:r>
      <w:proofErr w:type="spellStart"/>
      <w:r>
        <w:rPr>
          <w:szCs w:val="24"/>
        </w:rPr>
        <w:t>Gompertz</w:t>
      </w:r>
      <w:proofErr w:type="spellEnd"/>
      <w:r>
        <w:rPr>
          <w:szCs w:val="24"/>
        </w:rPr>
        <w:t xml:space="preserve"> model, however, were fitted across the entire 13 week period of adult life rather than from the onset of ageing at 5-6 weeks, which gives the appearance of a slightly lower overall rate of ageing in the low density beetles (Figure 7). This led to a lack of PH between all three densities across their lifetime and therefore the assumptions of the Cox model were violated (</w:t>
      </w:r>
      <w:proofErr w:type="spellStart"/>
      <w:r>
        <w:rPr>
          <w:szCs w:val="24"/>
        </w:rPr>
        <w:t>Gram</w:t>
      </w:r>
      <w:r w:rsidR="00F5044A">
        <w:rPr>
          <w:szCs w:val="24"/>
        </w:rPr>
        <w:t>b</w:t>
      </w:r>
      <w:r>
        <w:rPr>
          <w:szCs w:val="24"/>
        </w:rPr>
        <w:t>sch</w:t>
      </w:r>
      <w:proofErr w:type="spellEnd"/>
      <w:r>
        <w:rPr>
          <w:szCs w:val="24"/>
        </w:rPr>
        <w:t xml:space="preserve"> and </w:t>
      </w:r>
      <w:proofErr w:type="spellStart"/>
      <w:r>
        <w:rPr>
          <w:szCs w:val="24"/>
        </w:rPr>
        <w:t>Therneau</w:t>
      </w:r>
      <w:proofErr w:type="spellEnd"/>
      <w:r>
        <w:rPr>
          <w:szCs w:val="24"/>
        </w:rPr>
        <w:t xml:space="preserve"> 1994).</w:t>
      </w:r>
    </w:p>
    <w:p w:rsidR="00986483" w:rsidRDefault="00986483" w:rsidP="00986483">
      <w:pPr>
        <w:spacing w:line="360" w:lineRule="auto"/>
        <w:ind w:firstLine="720"/>
        <w:rPr>
          <w:szCs w:val="24"/>
        </w:rPr>
      </w:pPr>
    </w:p>
    <w:p w:rsidR="00986483" w:rsidRDefault="00986483" w:rsidP="00986483">
      <w:pPr>
        <w:spacing w:line="360" w:lineRule="auto"/>
        <w:ind w:firstLine="720"/>
        <w:rPr>
          <w:szCs w:val="24"/>
        </w:rPr>
      </w:pPr>
      <w:r>
        <w:rPr>
          <w:szCs w:val="24"/>
        </w:rPr>
        <w:t xml:space="preserve">In an attempt to resolve this result, and to quantify the differences in mortality, pair-wise comparisons of density treatments were carried out using the Cox PH model. High and medium groups showed PH and confirmed previous results with no difference in mortality due to density. The sample size of the high-medium comparison (697 beetles) was high enough to give confidence in this result. Comparing low and medium beetles showed no effect of density on mortality, while high and low beetles did show a difference caused by density but with a violation of PH. This result seems very odd given that high and medium are almost identical in </w:t>
      </w:r>
      <w:r>
        <w:rPr>
          <w:szCs w:val="24"/>
        </w:rPr>
        <w:lastRenderedPageBreak/>
        <w:t>their mortality trajectories in Figure 7, and showed no difference when they were compared. There are fewer low density beetles, so this problem arises from splitting the population into smaller groups for comparisons and thereby decreasing the total sample size, which results in a loss of statistical power. The ability of the models to then detect an effect is compromised and the risk of a type 2 error is high. For this same reason, when comparisons of high-low and medium-low were split into young and old categories to analyse the difference in low density mortality, seen in Figure 7, the sample sizes were too small for the Cox PH model to give any faith in the results. For example, only 11 beetles from medium density died before 5 weeks. This explains the contradictory outputs from these comparisons but means that little confidence can be put in the outputs (Table 4). To combat this, high and medium beetles were combined into a single class, since they don’t differ in mortality risk, to compare them to the low density treatment. Low density beetles were shown to have a mortality risk 1.246 times greater than the other two treatments with only a marginal violation of PH. This violation is so small, and the model robust enough from using so many beetles, that we can be confident in the assertion that low larval density led to higher mortality in adult beetles.</w:t>
      </w:r>
    </w:p>
    <w:p w:rsidR="00986483" w:rsidRDefault="00986483" w:rsidP="00986483">
      <w:pPr>
        <w:spacing w:line="360" w:lineRule="auto"/>
        <w:ind w:firstLine="720"/>
        <w:rPr>
          <w:szCs w:val="24"/>
        </w:rPr>
      </w:pPr>
    </w:p>
    <w:p w:rsidR="00986483" w:rsidRDefault="00986483" w:rsidP="00986483">
      <w:pPr>
        <w:spacing w:line="360" w:lineRule="auto"/>
        <w:ind w:firstLine="720"/>
        <w:rPr>
          <w:szCs w:val="24"/>
        </w:rPr>
      </w:pPr>
      <w:r>
        <w:rPr>
          <w:szCs w:val="24"/>
        </w:rPr>
        <w:t xml:space="preserve">From these results, it can be concluded that beetles that experience low larval density have a greater risk of mortality as adults, and therefore will have a lower expected longevity than medium or high density beetles. This finding is supported by previous work on </w:t>
      </w:r>
      <w:r>
        <w:rPr>
          <w:i/>
          <w:szCs w:val="24"/>
        </w:rPr>
        <w:t>Drosophila</w:t>
      </w:r>
      <w:r>
        <w:rPr>
          <w:szCs w:val="24"/>
        </w:rPr>
        <w:t xml:space="preserve"> that showed that flies from high density larval groups had greater longevity (</w:t>
      </w:r>
      <w:proofErr w:type="spellStart"/>
      <w:r>
        <w:rPr>
          <w:szCs w:val="24"/>
        </w:rPr>
        <w:t>Leips</w:t>
      </w:r>
      <w:proofErr w:type="spellEnd"/>
      <w:r>
        <w:rPr>
          <w:szCs w:val="24"/>
        </w:rPr>
        <w:t xml:space="preserve"> and Mackay 2000; </w:t>
      </w:r>
      <w:proofErr w:type="spellStart"/>
      <w:r>
        <w:rPr>
          <w:szCs w:val="24"/>
        </w:rPr>
        <w:t>Lints</w:t>
      </w:r>
      <w:proofErr w:type="spellEnd"/>
      <w:r>
        <w:rPr>
          <w:szCs w:val="24"/>
        </w:rPr>
        <w:t xml:space="preserve"> and </w:t>
      </w:r>
      <w:proofErr w:type="spellStart"/>
      <w:r>
        <w:rPr>
          <w:szCs w:val="24"/>
        </w:rPr>
        <w:t>Lints</w:t>
      </w:r>
      <w:proofErr w:type="spellEnd"/>
      <w:r>
        <w:rPr>
          <w:szCs w:val="24"/>
        </w:rPr>
        <w:t xml:space="preserve"> 1969; Miller and Thomas 1958). Longevity is predicted to be related to fitness because the longer an organism lives, the greater fitness it can attain through reproduction (Partridge and Barton 1993; 1996). Since </w:t>
      </w:r>
      <w:r>
        <w:rPr>
          <w:i/>
          <w:szCs w:val="24"/>
        </w:rPr>
        <w:t xml:space="preserve">N. </w:t>
      </w:r>
      <w:proofErr w:type="spellStart"/>
      <w:r>
        <w:rPr>
          <w:i/>
          <w:szCs w:val="24"/>
        </w:rPr>
        <w:t>vespilloides</w:t>
      </w:r>
      <w:proofErr w:type="spellEnd"/>
      <w:r>
        <w:rPr>
          <w:i/>
          <w:szCs w:val="24"/>
        </w:rPr>
        <w:t xml:space="preserve"> </w:t>
      </w:r>
      <w:r>
        <w:rPr>
          <w:szCs w:val="24"/>
        </w:rPr>
        <w:t xml:space="preserve">is </w:t>
      </w:r>
      <w:proofErr w:type="spellStart"/>
      <w:r>
        <w:rPr>
          <w:szCs w:val="24"/>
        </w:rPr>
        <w:t>multivoltine</w:t>
      </w:r>
      <w:proofErr w:type="spellEnd"/>
      <w:r>
        <w:rPr>
          <w:szCs w:val="24"/>
        </w:rPr>
        <w:t xml:space="preserve"> (Scott 1998), this assumption is likely to be valid. Given that beetles from low density treatments are more likely to die earlier than beetles from high and medium density, and that it can take a long time to find and secure a carcass (Scott 1998; Trumbo 1990a), low density beetles will have a reduced chance of finding one in their lifetime. They will also be less likely to survive to raise a brood in this time. Therefore, beetles raised under low density larval conditions will suffer from reduced fitness.</w:t>
      </w:r>
    </w:p>
    <w:p w:rsidR="00986483" w:rsidRDefault="00986483" w:rsidP="00986483">
      <w:pPr>
        <w:spacing w:line="360" w:lineRule="auto"/>
        <w:rPr>
          <w:szCs w:val="24"/>
        </w:rPr>
      </w:pPr>
    </w:p>
    <w:p w:rsidR="007C5B27" w:rsidRDefault="007C5B27" w:rsidP="00986483">
      <w:pPr>
        <w:spacing w:line="360" w:lineRule="auto"/>
        <w:rPr>
          <w:szCs w:val="24"/>
        </w:rPr>
      </w:pPr>
    </w:p>
    <w:p w:rsidR="00986483" w:rsidRPr="0034160D" w:rsidRDefault="0034160D" w:rsidP="00986483">
      <w:pPr>
        <w:spacing w:line="360" w:lineRule="auto"/>
        <w:rPr>
          <w:szCs w:val="24"/>
          <w:u w:val="single"/>
        </w:rPr>
      </w:pPr>
      <w:r w:rsidRPr="0034160D">
        <w:rPr>
          <w:szCs w:val="24"/>
          <w:u w:val="single"/>
        </w:rPr>
        <w:lastRenderedPageBreak/>
        <w:t xml:space="preserve">4.3 </w:t>
      </w:r>
      <w:r w:rsidR="007C5B27">
        <w:rPr>
          <w:szCs w:val="24"/>
          <w:u w:val="single"/>
        </w:rPr>
        <w:t>Relation to P</w:t>
      </w:r>
      <w:r w:rsidR="00986483" w:rsidRPr="0034160D">
        <w:rPr>
          <w:szCs w:val="24"/>
          <w:u w:val="single"/>
        </w:rPr>
        <w:t>redictions</w:t>
      </w:r>
    </w:p>
    <w:p w:rsidR="00986483" w:rsidRDefault="00986483" w:rsidP="007C5B27">
      <w:pPr>
        <w:spacing w:line="360" w:lineRule="auto"/>
      </w:pPr>
      <w:r>
        <w:rPr>
          <w:szCs w:val="24"/>
        </w:rPr>
        <w:t xml:space="preserve">The data most strongly supports prediction 1 that differences in mortality and patterns of ageing are the result of larval frailty and heterogeneity. The basis for this is evident when comparing high density beetles to the medium control. High density beetles suffer greater losses while larvae as individuals compete for limited food. Some larvae will be better competitors than others so that weaker larvae will starve and be selected out of the population as result of viability selection (Graves and Mueller 1993; </w:t>
      </w:r>
      <w:proofErr w:type="spellStart"/>
      <w:r>
        <w:rPr>
          <w:szCs w:val="24"/>
        </w:rPr>
        <w:t>Zwaan</w:t>
      </w:r>
      <w:proofErr w:type="spellEnd"/>
      <w:r>
        <w:rPr>
          <w:szCs w:val="24"/>
        </w:rPr>
        <w:t xml:space="preserve"> </w:t>
      </w:r>
      <w:r w:rsidRPr="00BE7966">
        <w:rPr>
          <w:i/>
          <w:szCs w:val="24"/>
        </w:rPr>
        <w:t>et al</w:t>
      </w:r>
      <w:r>
        <w:rPr>
          <w:szCs w:val="24"/>
        </w:rPr>
        <w:t>. 1991). The strong ones then live to adulthood. A once heterogeneous population of strong and weak individuals now only contains the stronger ones that are intrinsically fitter and thus persist for a long time with a low risk of mortality (</w:t>
      </w:r>
      <w:proofErr w:type="spellStart"/>
      <w:r>
        <w:rPr>
          <w:szCs w:val="24"/>
        </w:rPr>
        <w:t>Vaupel</w:t>
      </w:r>
      <w:proofErr w:type="spellEnd"/>
      <w:r>
        <w:rPr>
          <w:szCs w:val="24"/>
        </w:rPr>
        <w:t xml:space="preserve"> and </w:t>
      </w:r>
      <w:proofErr w:type="spellStart"/>
      <w:r>
        <w:rPr>
          <w:szCs w:val="24"/>
        </w:rPr>
        <w:t>Yashin</w:t>
      </w:r>
      <w:proofErr w:type="spellEnd"/>
      <w:r>
        <w:rPr>
          <w:szCs w:val="24"/>
        </w:rPr>
        <w:t xml:space="preserve"> 1985). Medium density also resulted in some selection for stronger larvae, though not as intense as high density broods. High and medium beetles, therefore, have very similar patterns of ageing as a result of getting rid of their weakest individuals (Figure 8) (Metcalf and </w:t>
      </w:r>
      <w:proofErr w:type="spellStart"/>
      <w:r>
        <w:rPr>
          <w:szCs w:val="24"/>
        </w:rPr>
        <w:t>Pavard</w:t>
      </w:r>
      <w:proofErr w:type="spellEnd"/>
      <w:r>
        <w:rPr>
          <w:szCs w:val="24"/>
        </w:rPr>
        <w:t xml:space="preserve"> 2006).</w:t>
      </w:r>
    </w:p>
    <w:p w:rsidR="00986483" w:rsidRDefault="007C5B27">
      <w:pPr>
        <w:pStyle w:val="ListParagraph"/>
        <w:spacing w:line="360" w:lineRule="auto"/>
        <w:ind w:left="0"/>
      </w:pPr>
      <w:r>
        <w:rPr>
          <w:noProof/>
          <w:lang w:eastAsia="en-GB"/>
        </w:rPr>
        <w:drawing>
          <wp:anchor distT="0" distB="0" distL="114300" distR="114300" simplePos="0" relativeHeight="251688448" behindDoc="1" locked="0" layoutInCell="1" allowOverlap="1">
            <wp:simplePos x="0" y="0"/>
            <wp:positionH relativeFrom="column">
              <wp:posOffset>-309880</wp:posOffset>
            </wp:positionH>
            <wp:positionV relativeFrom="paragraph">
              <wp:posOffset>124460</wp:posOffset>
            </wp:positionV>
            <wp:extent cx="6391275" cy="3162300"/>
            <wp:effectExtent l="19050" t="0" r="0" b="0"/>
            <wp:wrapTight wrapText="bothSides">
              <wp:wrapPolygon edited="0">
                <wp:start x="5859" y="0"/>
                <wp:lineTo x="5859" y="2082"/>
                <wp:lineTo x="1931" y="2082"/>
                <wp:lineTo x="-64" y="2733"/>
                <wp:lineTo x="-64" y="5855"/>
                <wp:lineTo x="322" y="6246"/>
                <wp:lineTo x="1931" y="6246"/>
                <wp:lineTo x="2060" y="21470"/>
                <wp:lineTo x="21568" y="21470"/>
                <wp:lineTo x="21568" y="19518"/>
                <wp:lineTo x="21310" y="19258"/>
                <wp:lineTo x="19508" y="18737"/>
                <wp:lineTo x="17576" y="16655"/>
                <wp:lineTo x="16868" y="14573"/>
                <wp:lineTo x="16289" y="12492"/>
                <wp:lineTo x="20731" y="12492"/>
                <wp:lineTo x="21439" y="12231"/>
                <wp:lineTo x="21053" y="10410"/>
                <wp:lineTo x="21503" y="10280"/>
                <wp:lineTo x="21117" y="9369"/>
                <wp:lineTo x="14808" y="8328"/>
                <wp:lineTo x="21053" y="8328"/>
                <wp:lineTo x="21503" y="8198"/>
                <wp:lineTo x="21503" y="5465"/>
                <wp:lineTo x="17383" y="4164"/>
                <wp:lineTo x="17383" y="0"/>
                <wp:lineTo x="5859" y="0"/>
              </wp:wrapPolygon>
            </wp:wrapTight>
            <wp:docPr id="1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608846" cy="6184448"/>
                      <a:chOff x="0" y="0"/>
                      <a:chExt cx="13608846" cy="6184448"/>
                    </a:xfrm>
                  </a:grpSpPr>
                  <a:grpSp>
                    <a:nvGrpSpPr>
                      <a:cNvPr id="37" name="Group 36"/>
                      <a:cNvGrpSpPr/>
                    </a:nvGrpSpPr>
                    <a:grpSpPr>
                      <a:xfrm>
                        <a:off x="0" y="0"/>
                        <a:ext cx="13608846" cy="6184448"/>
                        <a:chOff x="0" y="0"/>
                        <a:chExt cx="13608846" cy="6184448"/>
                      </a:xfrm>
                    </a:grpSpPr>
                    <a:grpSp>
                      <a:nvGrpSpPr>
                        <a:cNvPr id="3" name="Group 34"/>
                        <a:cNvGrpSpPr/>
                      </a:nvGrpSpPr>
                      <a:grpSpPr>
                        <a:xfrm>
                          <a:off x="0" y="644640"/>
                          <a:ext cx="13608846" cy="5539808"/>
                          <a:chOff x="0" y="644640"/>
                          <a:chExt cx="13491485" cy="5539808"/>
                        </a:xfrm>
                      </a:grpSpPr>
                      <a:sp>
                        <a:nvSpPr>
                          <a:cNvPr id="34" name="TextBox 33"/>
                          <a:cNvSpPr txBox="1"/>
                        </a:nvSpPr>
                        <a:spPr>
                          <a:xfrm>
                            <a:off x="11656566" y="1488282"/>
                            <a:ext cx="1785937" cy="2389755"/>
                          </a:xfrm>
                          <a:prstGeom prst="rect">
                            <a:avLst/>
                          </a:prstGeom>
                          <a:no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r"/>
                              <a:r>
                                <a:rPr lang="en-GB" sz="2000" b="1" u="sng">
                                  <a:latin typeface="Arial" pitchFamily="34" charset="0"/>
                                  <a:cs typeface="Arial" pitchFamily="34" charset="0"/>
                                </a:rPr>
                                <a:t>Legend</a:t>
                              </a:r>
                            </a:p>
                            <a:p>
                              <a:pPr algn="r"/>
                              <a:endParaRPr lang="en-GB" sz="2000" b="1" u="sng">
                                <a:latin typeface="Arial" pitchFamily="34" charset="0"/>
                                <a:cs typeface="Arial" pitchFamily="34" charset="0"/>
                              </a:endParaRPr>
                            </a:p>
                            <a:p>
                              <a:pPr algn="r"/>
                              <a:r>
                                <a:rPr lang="en-GB" sz="2000" b="0" u="none">
                                  <a:latin typeface="Arial" pitchFamily="34" charset="0"/>
                                  <a:cs typeface="Arial" pitchFamily="34" charset="0"/>
                                </a:rPr>
                                <a:t>Medium</a:t>
                              </a:r>
                            </a:p>
                            <a:p>
                              <a:pPr algn="r"/>
                              <a:endParaRPr lang="en-GB" sz="2000" b="0" u="none">
                                <a:latin typeface="Arial" pitchFamily="34" charset="0"/>
                                <a:cs typeface="Arial" pitchFamily="34" charset="0"/>
                              </a:endParaRPr>
                            </a:p>
                            <a:p>
                              <a:pPr algn="r"/>
                              <a:r>
                                <a:rPr lang="en-GB" sz="2000" b="0" u="none">
                                  <a:latin typeface="Arial" pitchFamily="34" charset="0"/>
                                  <a:cs typeface="Arial" pitchFamily="34" charset="0"/>
                                </a:rPr>
                                <a:t>High</a:t>
                              </a:r>
                            </a:p>
                            <a:p>
                              <a:pPr algn="r"/>
                              <a:endParaRPr lang="en-GB" sz="2000" b="0" u="none">
                                <a:latin typeface="Arial" pitchFamily="34" charset="0"/>
                                <a:cs typeface="Arial" pitchFamily="34" charset="0"/>
                              </a:endParaRPr>
                            </a:p>
                            <a:p>
                              <a:pPr algn="r"/>
                              <a:r>
                                <a:rPr lang="en-GB" sz="2000" b="0" u="none">
                                  <a:latin typeface="Arial" pitchFamily="34" charset="0"/>
                                  <a:cs typeface="Arial" pitchFamily="34" charset="0"/>
                                </a:rPr>
                                <a:t>Low</a:t>
                              </a:r>
                            </a:p>
                          </a:txBody>
                          <a:useSpRect/>
                        </a:txSp>
                        <a:style>
                          <a:lnRef idx="0">
                            <a:scrgbClr r="0" g="0" b="0"/>
                          </a:lnRef>
                          <a:fillRef idx="0">
                            <a:scrgbClr r="0" g="0" b="0"/>
                          </a:fillRef>
                          <a:effectRef idx="0">
                            <a:scrgbClr r="0" g="0" b="0"/>
                          </a:effectRef>
                          <a:fontRef idx="minor">
                            <a:schemeClr val="dk1"/>
                          </a:fontRef>
                        </a:style>
                      </a:sp>
                      <a:grpSp>
                        <a:nvGrpSpPr>
                          <a:cNvPr id="6" name="Group 43"/>
                          <a:cNvGrpSpPr/>
                        </a:nvGrpSpPr>
                        <a:grpSpPr>
                          <a:xfrm>
                            <a:off x="0" y="644640"/>
                            <a:ext cx="13491485" cy="5539808"/>
                            <a:chOff x="0" y="644640"/>
                            <a:chExt cx="13765328" cy="5539808"/>
                          </a:xfrm>
                        </a:grpSpPr>
                        <a:cxnSp>
                          <a:nvCxnSpPr>
                            <a:cNvPr id="10" name="Straight Connector 9"/>
                            <a:cNvCxnSpPr/>
                          </a:nvCxnSpPr>
                          <a:spPr>
                            <a:xfrm flipH="1" flipV="1">
                              <a:off x="5488782" y="3096760"/>
                              <a:ext cx="1" cy="2518835"/>
                            </a:xfrm>
                            <a:prstGeom prst="line">
                              <a:avLst/>
                            </a:prstGeom>
                            <a:ln w="190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flipH="1" flipV="1">
                              <a:off x="4701138" y="3768395"/>
                              <a:ext cx="13741" cy="1867046"/>
                            </a:xfrm>
                            <a:prstGeom prst="line">
                              <a:avLst/>
                            </a:prstGeom>
                            <a:ln w="19050">
                              <a:solidFill>
                                <a:schemeClr val="tx1"/>
                              </a:solidFill>
                              <a:prstDash val="sysDash"/>
                            </a:ln>
                          </a:spPr>
                          <a:style>
                            <a:lnRef idx="1">
                              <a:schemeClr val="accent1"/>
                            </a:lnRef>
                            <a:fillRef idx="0">
                              <a:schemeClr val="accent1"/>
                            </a:fillRef>
                            <a:effectRef idx="0">
                              <a:schemeClr val="accent1"/>
                            </a:effectRef>
                            <a:fontRef idx="minor">
                              <a:schemeClr val="tx1"/>
                            </a:fontRef>
                          </a:style>
                        </a:cxnSp>
                        <a:grpSp>
                          <a:nvGrpSpPr>
                            <a:cNvPr id="12" name="Group 42"/>
                            <a:cNvGrpSpPr/>
                          </a:nvGrpSpPr>
                          <a:grpSpPr>
                            <a:xfrm>
                              <a:off x="0" y="644640"/>
                              <a:ext cx="13765328" cy="5539808"/>
                              <a:chOff x="0" y="644640"/>
                              <a:chExt cx="13615649" cy="5539808"/>
                            </a:xfrm>
                          </a:grpSpPr>
                          <a:grpSp>
                            <a:nvGrpSpPr>
                              <a:cNvPr id="13" name="Group 41"/>
                              <a:cNvGrpSpPr/>
                            </a:nvGrpSpPr>
                            <a:grpSpPr>
                              <a:xfrm>
                                <a:off x="0" y="644640"/>
                                <a:ext cx="13615649" cy="5016501"/>
                                <a:chOff x="0" y="644640"/>
                                <a:chExt cx="13615649" cy="5016501"/>
                              </a:xfrm>
                            </a:grpSpPr>
                            <a:grpSp>
                              <a:nvGrpSpPr>
                                <a:cNvPr id="21" name="Group 6"/>
                                <a:cNvGrpSpPr/>
                              </a:nvGrpSpPr>
                              <a:grpSpPr>
                                <a:xfrm>
                                  <a:off x="1316492" y="644640"/>
                                  <a:ext cx="12299157" cy="5016501"/>
                                  <a:chOff x="1316492" y="644640"/>
                                  <a:chExt cx="12192001" cy="5016501"/>
                                </a:xfrm>
                              </a:grpSpPr>
                              <a:sp>
                                <a:nvSpPr>
                                  <a:cNvPr id="2" name="Freeform 1"/>
                                  <a:cNvSpPr/>
                                </a:nvSpPr>
                                <a:spPr>
                                  <a:xfrm>
                                    <a:off x="1328400" y="1656673"/>
                                    <a:ext cx="12168188" cy="4004468"/>
                                  </a:xfrm>
                                  <a:custGeom>
                                    <a:avLst/>
                                    <a:gdLst>
                                      <a:gd name="connsiteX0" fmla="*/ 0 w 8586107"/>
                                      <a:gd name="connsiteY0" fmla="*/ 5526768 h 5526768"/>
                                      <a:gd name="connsiteX1" fmla="*/ 625928 w 8586107"/>
                                      <a:gd name="connsiteY1" fmla="*/ 5349875 h 5526768"/>
                                      <a:gd name="connsiteX2" fmla="*/ 1238250 w 8586107"/>
                                      <a:gd name="connsiteY2" fmla="*/ 4982482 h 5526768"/>
                                      <a:gd name="connsiteX3" fmla="*/ 1836964 w 8586107"/>
                                      <a:gd name="connsiteY3" fmla="*/ 4206875 h 5526768"/>
                                      <a:gd name="connsiteX4" fmla="*/ 2476500 w 8586107"/>
                                      <a:gd name="connsiteY4" fmla="*/ 2478768 h 5526768"/>
                                      <a:gd name="connsiteX5" fmla="*/ 3061607 w 8586107"/>
                                      <a:gd name="connsiteY5" fmla="*/ 941161 h 5526768"/>
                                      <a:gd name="connsiteX6" fmla="*/ 3687535 w 8586107"/>
                                      <a:gd name="connsiteY6" fmla="*/ 192768 h 5526768"/>
                                      <a:gd name="connsiteX7" fmla="*/ 4272643 w 8586107"/>
                                      <a:gd name="connsiteY7" fmla="*/ 2268 h 5526768"/>
                                      <a:gd name="connsiteX8" fmla="*/ 4912178 w 8586107"/>
                                      <a:gd name="connsiteY8" fmla="*/ 206375 h 5526768"/>
                                      <a:gd name="connsiteX9" fmla="*/ 5510893 w 8586107"/>
                                      <a:gd name="connsiteY9" fmla="*/ 954768 h 5526768"/>
                                      <a:gd name="connsiteX10" fmla="*/ 6136821 w 8586107"/>
                                      <a:gd name="connsiteY10" fmla="*/ 2478768 h 5526768"/>
                                      <a:gd name="connsiteX11" fmla="*/ 6735535 w 8586107"/>
                                      <a:gd name="connsiteY11" fmla="*/ 4206875 h 5526768"/>
                                      <a:gd name="connsiteX12" fmla="*/ 7361464 w 8586107"/>
                                      <a:gd name="connsiteY12" fmla="*/ 4996089 h 5526768"/>
                                      <a:gd name="connsiteX13" fmla="*/ 7973785 w 8586107"/>
                                      <a:gd name="connsiteY13" fmla="*/ 5336268 h 5526768"/>
                                      <a:gd name="connsiteX14" fmla="*/ 8586107 w 8586107"/>
                                      <a:gd name="connsiteY14" fmla="*/ 5526768 h 5526768"/>
                                      <a:gd name="connsiteX15" fmla="*/ 8586107 w 8586107"/>
                                      <a:gd name="connsiteY15" fmla="*/ 5526768 h 5526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586107" h="5526768">
                                        <a:moveTo>
                                          <a:pt x="0" y="5526768"/>
                                        </a:moveTo>
                                        <a:cubicBezTo>
                                          <a:pt x="209776" y="5483678"/>
                                          <a:pt x="419553" y="5440589"/>
                                          <a:pt x="625928" y="5349875"/>
                                        </a:cubicBezTo>
                                        <a:cubicBezTo>
                                          <a:pt x="832303" y="5259161"/>
                                          <a:pt x="1036411" y="5172982"/>
                                          <a:pt x="1238250" y="4982482"/>
                                        </a:cubicBezTo>
                                        <a:cubicBezTo>
                                          <a:pt x="1440089" y="4791982"/>
                                          <a:pt x="1630589" y="4624161"/>
                                          <a:pt x="1836964" y="4206875"/>
                                        </a:cubicBezTo>
                                        <a:cubicBezTo>
                                          <a:pt x="2043339" y="3789589"/>
                                          <a:pt x="2272393" y="3023054"/>
                                          <a:pt x="2476500" y="2478768"/>
                                        </a:cubicBezTo>
                                        <a:cubicBezTo>
                                          <a:pt x="2680607" y="1934482"/>
                                          <a:pt x="2859768" y="1322161"/>
                                          <a:pt x="3061607" y="941161"/>
                                        </a:cubicBezTo>
                                        <a:cubicBezTo>
                                          <a:pt x="3263446" y="560161"/>
                                          <a:pt x="3485696" y="349250"/>
                                          <a:pt x="3687535" y="192768"/>
                                        </a:cubicBezTo>
                                        <a:cubicBezTo>
                                          <a:pt x="3889374" y="36286"/>
                                          <a:pt x="4068536" y="0"/>
                                          <a:pt x="4272643" y="2268"/>
                                        </a:cubicBezTo>
                                        <a:cubicBezTo>
                                          <a:pt x="4476750" y="4536"/>
                                          <a:pt x="4705803" y="47625"/>
                                          <a:pt x="4912178" y="206375"/>
                                        </a:cubicBezTo>
                                        <a:cubicBezTo>
                                          <a:pt x="5118553" y="365125"/>
                                          <a:pt x="5306786" y="576036"/>
                                          <a:pt x="5510893" y="954768"/>
                                        </a:cubicBezTo>
                                        <a:cubicBezTo>
                                          <a:pt x="5715000" y="1333500"/>
                                          <a:pt x="5932714" y="1936750"/>
                                          <a:pt x="6136821" y="2478768"/>
                                        </a:cubicBezTo>
                                        <a:cubicBezTo>
                                          <a:pt x="6340928" y="3020786"/>
                                          <a:pt x="6531428" y="3787322"/>
                                          <a:pt x="6735535" y="4206875"/>
                                        </a:cubicBezTo>
                                        <a:cubicBezTo>
                                          <a:pt x="6939642" y="4626429"/>
                                          <a:pt x="7155089" y="4807857"/>
                                          <a:pt x="7361464" y="4996089"/>
                                        </a:cubicBezTo>
                                        <a:cubicBezTo>
                                          <a:pt x="7567839" y="5184321"/>
                                          <a:pt x="7769678" y="5247821"/>
                                          <a:pt x="7973785" y="5336268"/>
                                        </a:cubicBezTo>
                                        <a:cubicBezTo>
                                          <a:pt x="8177892" y="5424715"/>
                                          <a:pt x="8586107" y="5526768"/>
                                          <a:pt x="8586107" y="5526768"/>
                                        </a:cubicBezTo>
                                        <a:lnTo>
                                          <a:pt x="8586107" y="5526768"/>
                                        </a:lnTo>
                                      </a:path>
                                    </a:pathLst>
                                  </a:custGeom>
                                  <a:ln w="31750">
                                    <a:solidFill>
                                      <a:schemeClr val="tx1"/>
                                    </a:solidFill>
                                    <a:prstDash val="solid"/>
                                  </a:ln>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lang="en-GB" sz="1100"/>
                                    </a:p>
                                  </a:txBody>
                                  <a:useSpRect/>
                                </a:txSp>
                                <a:style>
                                  <a:lnRef idx="1">
                                    <a:schemeClr val="accent1"/>
                                  </a:lnRef>
                                  <a:fillRef idx="0">
                                    <a:schemeClr val="accent1"/>
                                  </a:fillRef>
                                  <a:effectRef idx="0">
                                    <a:schemeClr val="accent1"/>
                                  </a:effectRef>
                                  <a:fontRef idx="minor">
                                    <a:schemeClr val="tx1"/>
                                  </a:fontRef>
                                </a:style>
                              </a:sp>
                              <a:cxnSp>
                                <a:nvCxnSpPr>
                                  <a:cNvPr id="4" name="Straight Connector 5"/>
                                  <a:cNvCxnSpPr/>
                                </a:nvCxnSpPr>
                                <a:spPr>
                                  <a:xfrm flipH="1" flipV="1">
                                    <a:off x="1328399" y="644640"/>
                                    <a:ext cx="19955" cy="4988719"/>
                                  </a:xfrm>
                                  <a:prstGeom prst="line">
                                    <a:avLst/>
                                  </a:prstGeom>
                                  <a:ln w="38100">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8" name="Straight Connector 7"/>
                                  <a:cNvCxnSpPr/>
                                </a:nvCxnSpPr>
                                <a:spPr>
                                  <a:xfrm>
                                    <a:off x="1332368" y="5633359"/>
                                    <a:ext cx="12152313" cy="0"/>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Freeform 10"/>
                                  <a:cNvSpPr/>
                                </a:nvSpPr>
                                <a:spPr>
                                  <a:xfrm>
                                    <a:off x="1352211" y="3621203"/>
                                    <a:ext cx="12144376" cy="2027463"/>
                                  </a:xfrm>
                                  <a:custGeom>
                                    <a:avLst/>
                                    <a:gdLst>
                                      <a:gd name="connsiteX0" fmla="*/ 0 w 8586107"/>
                                      <a:gd name="connsiteY0" fmla="*/ 5526768 h 5526768"/>
                                      <a:gd name="connsiteX1" fmla="*/ 625928 w 8586107"/>
                                      <a:gd name="connsiteY1" fmla="*/ 5349875 h 5526768"/>
                                      <a:gd name="connsiteX2" fmla="*/ 1238250 w 8586107"/>
                                      <a:gd name="connsiteY2" fmla="*/ 4982482 h 5526768"/>
                                      <a:gd name="connsiteX3" fmla="*/ 1836964 w 8586107"/>
                                      <a:gd name="connsiteY3" fmla="*/ 4206875 h 5526768"/>
                                      <a:gd name="connsiteX4" fmla="*/ 2476500 w 8586107"/>
                                      <a:gd name="connsiteY4" fmla="*/ 2478768 h 5526768"/>
                                      <a:gd name="connsiteX5" fmla="*/ 3061607 w 8586107"/>
                                      <a:gd name="connsiteY5" fmla="*/ 941161 h 5526768"/>
                                      <a:gd name="connsiteX6" fmla="*/ 3687535 w 8586107"/>
                                      <a:gd name="connsiteY6" fmla="*/ 192768 h 5526768"/>
                                      <a:gd name="connsiteX7" fmla="*/ 4272643 w 8586107"/>
                                      <a:gd name="connsiteY7" fmla="*/ 2268 h 5526768"/>
                                      <a:gd name="connsiteX8" fmla="*/ 4912178 w 8586107"/>
                                      <a:gd name="connsiteY8" fmla="*/ 206375 h 5526768"/>
                                      <a:gd name="connsiteX9" fmla="*/ 5510893 w 8586107"/>
                                      <a:gd name="connsiteY9" fmla="*/ 954768 h 5526768"/>
                                      <a:gd name="connsiteX10" fmla="*/ 6136821 w 8586107"/>
                                      <a:gd name="connsiteY10" fmla="*/ 2478768 h 5526768"/>
                                      <a:gd name="connsiteX11" fmla="*/ 6735535 w 8586107"/>
                                      <a:gd name="connsiteY11" fmla="*/ 4206875 h 5526768"/>
                                      <a:gd name="connsiteX12" fmla="*/ 7361464 w 8586107"/>
                                      <a:gd name="connsiteY12" fmla="*/ 4996089 h 5526768"/>
                                      <a:gd name="connsiteX13" fmla="*/ 7973785 w 8586107"/>
                                      <a:gd name="connsiteY13" fmla="*/ 5336268 h 5526768"/>
                                      <a:gd name="connsiteX14" fmla="*/ 8586107 w 8586107"/>
                                      <a:gd name="connsiteY14" fmla="*/ 5526768 h 5526768"/>
                                      <a:gd name="connsiteX15" fmla="*/ 8586107 w 8586107"/>
                                      <a:gd name="connsiteY15" fmla="*/ 5526768 h 5526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586107" h="5526768">
                                        <a:moveTo>
                                          <a:pt x="0" y="5526768"/>
                                        </a:moveTo>
                                        <a:cubicBezTo>
                                          <a:pt x="209776" y="5483678"/>
                                          <a:pt x="419553" y="5440589"/>
                                          <a:pt x="625928" y="5349875"/>
                                        </a:cubicBezTo>
                                        <a:cubicBezTo>
                                          <a:pt x="832303" y="5259161"/>
                                          <a:pt x="1036411" y="5172982"/>
                                          <a:pt x="1238250" y="4982482"/>
                                        </a:cubicBezTo>
                                        <a:cubicBezTo>
                                          <a:pt x="1440089" y="4791982"/>
                                          <a:pt x="1630589" y="4624161"/>
                                          <a:pt x="1836964" y="4206875"/>
                                        </a:cubicBezTo>
                                        <a:cubicBezTo>
                                          <a:pt x="2043339" y="3789589"/>
                                          <a:pt x="2272393" y="3023054"/>
                                          <a:pt x="2476500" y="2478768"/>
                                        </a:cubicBezTo>
                                        <a:cubicBezTo>
                                          <a:pt x="2680607" y="1934482"/>
                                          <a:pt x="2859768" y="1322161"/>
                                          <a:pt x="3061607" y="941161"/>
                                        </a:cubicBezTo>
                                        <a:cubicBezTo>
                                          <a:pt x="3263446" y="560161"/>
                                          <a:pt x="3485696" y="349250"/>
                                          <a:pt x="3687535" y="192768"/>
                                        </a:cubicBezTo>
                                        <a:cubicBezTo>
                                          <a:pt x="3889374" y="36286"/>
                                          <a:pt x="4068536" y="0"/>
                                          <a:pt x="4272643" y="2268"/>
                                        </a:cubicBezTo>
                                        <a:cubicBezTo>
                                          <a:pt x="4476750" y="4536"/>
                                          <a:pt x="4705803" y="47625"/>
                                          <a:pt x="4912178" y="206375"/>
                                        </a:cubicBezTo>
                                        <a:cubicBezTo>
                                          <a:pt x="5118553" y="365125"/>
                                          <a:pt x="5306786" y="576036"/>
                                          <a:pt x="5510893" y="954768"/>
                                        </a:cubicBezTo>
                                        <a:cubicBezTo>
                                          <a:pt x="5715000" y="1333500"/>
                                          <a:pt x="5932714" y="1936750"/>
                                          <a:pt x="6136821" y="2478768"/>
                                        </a:cubicBezTo>
                                        <a:cubicBezTo>
                                          <a:pt x="6340928" y="3020786"/>
                                          <a:pt x="6531428" y="3787322"/>
                                          <a:pt x="6735535" y="4206875"/>
                                        </a:cubicBezTo>
                                        <a:cubicBezTo>
                                          <a:pt x="6939642" y="4626429"/>
                                          <a:pt x="7155089" y="4807857"/>
                                          <a:pt x="7361464" y="4996089"/>
                                        </a:cubicBezTo>
                                        <a:cubicBezTo>
                                          <a:pt x="7567839" y="5184321"/>
                                          <a:pt x="7769678" y="5247821"/>
                                          <a:pt x="7973785" y="5336268"/>
                                        </a:cubicBezTo>
                                        <a:cubicBezTo>
                                          <a:pt x="8177892" y="5424715"/>
                                          <a:pt x="8586107" y="5526768"/>
                                          <a:pt x="8586107" y="5526768"/>
                                        </a:cubicBezTo>
                                        <a:lnTo>
                                          <a:pt x="8586107" y="5526768"/>
                                        </a:lnTo>
                                      </a:path>
                                    </a:pathLst>
                                  </a:custGeom>
                                  <a:ln w="31750">
                                    <a:solidFill>
                                      <a:schemeClr val="tx1"/>
                                    </a:solidFill>
                                    <a:prstDash val="sysDot"/>
                                  </a:ln>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lang="en-GB" sz="1100"/>
                                    </a:p>
                                  </a:txBody>
                                  <a:useSpRect/>
                                </a:txSp>
                                <a:style>
                                  <a:lnRef idx="1">
                                    <a:schemeClr val="accent1"/>
                                  </a:lnRef>
                                  <a:fillRef idx="0">
                                    <a:schemeClr val="accent1"/>
                                  </a:fillRef>
                                  <a:effectRef idx="0">
                                    <a:schemeClr val="accent1"/>
                                  </a:effectRef>
                                  <a:fontRef idx="minor">
                                    <a:schemeClr val="tx1"/>
                                  </a:fontRef>
                                </a:style>
                              </a:sp>
                              <a:sp>
                                <a:nvSpPr>
                                  <a:cNvPr id="5" name="Freeform 20"/>
                                  <a:cNvSpPr/>
                                </a:nvSpPr>
                                <a:spPr>
                                  <a:xfrm>
                                    <a:off x="1316492" y="2221367"/>
                                    <a:ext cx="12192001" cy="3427299"/>
                                  </a:xfrm>
                                  <a:custGeom>
                                    <a:avLst/>
                                    <a:gdLst>
                                      <a:gd name="connsiteX0" fmla="*/ 0 w 8586107"/>
                                      <a:gd name="connsiteY0" fmla="*/ 5526768 h 5526768"/>
                                      <a:gd name="connsiteX1" fmla="*/ 625928 w 8586107"/>
                                      <a:gd name="connsiteY1" fmla="*/ 5349875 h 5526768"/>
                                      <a:gd name="connsiteX2" fmla="*/ 1238250 w 8586107"/>
                                      <a:gd name="connsiteY2" fmla="*/ 4982482 h 5526768"/>
                                      <a:gd name="connsiteX3" fmla="*/ 1836964 w 8586107"/>
                                      <a:gd name="connsiteY3" fmla="*/ 4206875 h 5526768"/>
                                      <a:gd name="connsiteX4" fmla="*/ 2476500 w 8586107"/>
                                      <a:gd name="connsiteY4" fmla="*/ 2478768 h 5526768"/>
                                      <a:gd name="connsiteX5" fmla="*/ 3061607 w 8586107"/>
                                      <a:gd name="connsiteY5" fmla="*/ 941161 h 5526768"/>
                                      <a:gd name="connsiteX6" fmla="*/ 3687535 w 8586107"/>
                                      <a:gd name="connsiteY6" fmla="*/ 192768 h 5526768"/>
                                      <a:gd name="connsiteX7" fmla="*/ 4272643 w 8586107"/>
                                      <a:gd name="connsiteY7" fmla="*/ 2268 h 5526768"/>
                                      <a:gd name="connsiteX8" fmla="*/ 4912178 w 8586107"/>
                                      <a:gd name="connsiteY8" fmla="*/ 206375 h 5526768"/>
                                      <a:gd name="connsiteX9" fmla="*/ 5510893 w 8586107"/>
                                      <a:gd name="connsiteY9" fmla="*/ 954768 h 5526768"/>
                                      <a:gd name="connsiteX10" fmla="*/ 6136821 w 8586107"/>
                                      <a:gd name="connsiteY10" fmla="*/ 2478768 h 5526768"/>
                                      <a:gd name="connsiteX11" fmla="*/ 6735535 w 8586107"/>
                                      <a:gd name="connsiteY11" fmla="*/ 4206875 h 5526768"/>
                                      <a:gd name="connsiteX12" fmla="*/ 7361464 w 8586107"/>
                                      <a:gd name="connsiteY12" fmla="*/ 4996089 h 5526768"/>
                                      <a:gd name="connsiteX13" fmla="*/ 7973785 w 8586107"/>
                                      <a:gd name="connsiteY13" fmla="*/ 5336268 h 5526768"/>
                                      <a:gd name="connsiteX14" fmla="*/ 8586107 w 8586107"/>
                                      <a:gd name="connsiteY14" fmla="*/ 5526768 h 5526768"/>
                                      <a:gd name="connsiteX15" fmla="*/ 8586107 w 8586107"/>
                                      <a:gd name="connsiteY15" fmla="*/ 5526768 h 5526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586107" h="5526768">
                                        <a:moveTo>
                                          <a:pt x="0" y="5526768"/>
                                        </a:moveTo>
                                        <a:cubicBezTo>
                                          <a:pt x="209776" y="5483678"/>
                                          <a:pt x="419553" y="5440589"/>
                                          <a:pt x="625928" y="5349875"/>
                                        </a:cubicBezTo>
                                        <a:cubicBezTo>
                                          <a:pt x="832303" y="5259161"/>
                                          <a:pt x="1036411" y="5172982"/>
                                          <a:pt x="1238250" y="4982482"/>
                                        </a:cubicBezTo>
                                        <a:cubicBezTo>
                                          <a:pt x="1440089" y="4791982"/>
                                          <a:pt x="1630589" y="4624161"/>
                                          <a:pt x="1836964" y="4206875"/>
                                        </a:cubicBezTo>
                                        <a:cubicBezTo>
                                          <a:pt x="2043339" y="3789589"/>
                                          <a:pt x="2272393" y="3023054"/>
                                          <a:pt x="2476500" y="2478768"/>
                                        </a:cubicBezTo>
                                        <a:cubicBezTo>
                                          <a:pt x="2680607" y="1934482"/>
                                          <a:pt x="2859768" y="1322161"/>
                                          <a:pt x="3061607" y="941161"/>
                                        </a:cubicBezTo>
                                        <a:cubicBezTo>
                                          <a:pt x="3263446" y="560161"/>
                                          <a:pt x="3485696" y="349250"/>
                                          <a:pt x="3687535" y="192768"/>
                                        </a:cubicBezTo>
                                        <a:cubicBezTo>
                                          <a:pt x="3889374" y="36286"/>
                                          <a:pt x="4068536" y="0"/>
                                          <a:pt x="4272643" y="2268"/>
                                        </a:cubicBezTo>
                                        <a:cubicBezTo>
                                          <a:pt x="4476750" y="4536"/>
                                          <a:pt x="4705803" y="47625"/>
                                          <a:pt x="4912178" y="206375"/>
                                        </a:cubicBezTo>
                                        <a:cubicBezTo>
                                          <a:pt x="5118553" y="365125"/>
                                          <a:pt x="5306786" y="576036"/>
                                          <a:pt x="5510893" y="954768"/>
                                        </a:cubicBezTo>
                                        <a:cubicBezTo>
                                          <a:pt x="5715000" y="1333500"/>
                                          <a:pt x="5932714" y="1936750"/>
                                          <a:pt x="6136821" y="2478768"/>
                                        </a:cubicBezTo>
                                        <a:cubicBezTo>
                                          <a:pt x="6340928" y="3020786"/>
                                          <a:pt x="6531428" y="3787322"/>
                                          <a:pt x="6735535" y="4206875"/>
                                        </a:cubicBezTo>
                                        <a:cubicBezTo>
                                          <a:pt x="6939642" y="4626429"/>
                                          <a:pt x="7155089" y="4807857"/>
                                          <a:pt x="7361464" y="4996089"/>
                                        </a:cubicBezTo>
                                        <a:cubicBezTo>
                                          <a:pt x="7567839" y="5184321"/>
                                          <a:pt x="7769678" y="5247821"/>
                                          <a:pt x="7973785" y="5336268"/>
                                        </a:cubicBezTo>
                                        <a:cubicBezTo>
                                          <a:pt x="8177892" y="5424715"/>
                                          <a:pt x="8586107" y="5526768"/>
                                          <a:pt x="8586107" y="5526768"/>
                                        </a:cubicBezTo>
                                        <a:lnTo>
                                          <a:pt x="8586107" y="5526768"/>
                                        </a:lnTo>
                                      </a:path>
                                    </a:pathLst>
                                  </a:custGeom>
                                  <a:ln w="31750">
                                    <a:solidFill>
                                      <a:schemeClr val="tx1"/>
                                    </a:solidFill>
                                    <a:prstDash val="dash"/>
                                  </a:ln>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lang="en-GB" sz="1100"/>
                                    </a:p>
                                  </a:txBody>
                                  <a:useSpRect/>
                                </a:txSp>
                                <a:style>
                                  <a:lnRef idx="1">
                                    <a:schemeClr val="accent1"/>
                                  </a:lnRef>
                                  <a:fillRef idx="0">
                                    <a:schemeClr val="accent1"/>
                                  </a:fillRef>
                                  <a:effectRef idx="0">
                                    <a:schemeClr val="accent1"/>
                                  </a:effectRef>
                                  <a:fontRef idx="minor">
                                    <a:schemeClr val="tx1"/>
                                  </a:fontRef>
                                </a:style>
                              </a:sp>
                            </a:grpSp>
                            <a:sp>
                              <a:nvSpPr>
                                <a:cNvPr id="25" name="TextBox 24"/>
                                <a:cNvSpPr txBox="1"/>
                              </a:nvSpPr>
                              <a:spPr>
                                <a:xfrm>
                                  <a:off x="0" y="826634"/>
                                  <a:ext cx="1296081" cy="847046"/>
                                </a:xfrm>
                                <a:prstGeom prst="rect">
                                  <a:avLst/>
                                </a:prstGeom>
                                <a:solidFill>
                                  <a:schemeClr val="lt1"/>
                                </a:solid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000" b="1"/>
                                      <a:t>Number of beetles</a:t>
                                    </a:r>
                                  </a:p>
                                </a:txBody>
                                <a:useSpRect/>
                              </a:txSp>
                              <a:style>
                                <a:lnRef idx="0">
                                  <a:scrgbClr r="0" g="0" b="0"/>
                                </a:lnRef>
                                <a:fillRef idx="0">
                                  <a:scrgbClr r="0" g="0" b="0"/>
                                </a:fillRef>
                                <a:effectRef idx="0">
                                  <a:scrgbClr r="0" g="0" b="0"/>
                                </a:effectRef>
                                <a:fontRef idx="minor">
                                  <a:schemeClr val="dk1"/>
                                </a:fontRef>
                              </a:style>
                            </a:sp>
                          </a:grpSp>
                          <a:sp>
                            <a:nvSpPr>
                              <a:cNvPr id="26" name="TextBox 25"/>
                              <a:cNvSpPr txBox="1"/>
                            </a:nvSpPr>
                            <a:spPr>
                              <a:xfrm>
                                <a:off x="6545038" y="5672478"/>
                                <a:ext cx="1813151" cy="381000"/>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400" b="1">
                                      <a:latin typeface="Arial" pitchFamily="34" charset="0"/>
                                      <a:cs typeface="Arial" pitchFamily="34" charset="0"/>
                                    </a:rPr>
                                    <a:t>Fitness</a:t>
                                  </a:r>
                                </a:p>
                              </a:txBody>
                              <a:useSpRect/>
                            </a:txSp>
                            <a:style>
                              <a:lnRef idx="0">
                                <a:scrgbClr r="0" g="0" b="0"/>
                              </a:lnRef>
                              <a:fillRef idx="0">
                                <a:scrgbClr r="0" g="0" b="0"/>
                              </a:fillRef>
                              <a:effectRef idx="0">
                                <a:scrgbClr r="0" g="0" b="0"/>
                              </a:effectRef>
                              <a:fontRef idx="minor">
                                <a:schemeClr val="dk1"/>
                              </a:fontRef>
                            </a:style>
                          </a:sp>
                          <a:sp>
                            <a:nvSpPr>
                              <a:cNvPr id="27" name="TextBox 26"/>
                              <a:cNvSpPr txBox="1"/>
                            </a:nvSpPr>
                            <a:spPr>
                              <a:xfrm>
                                <a:off x="1384528" y="5755823"/>
                                <a:ext cx="571500" cy="401412"/>
                              </a:xfrm>
                              <a:prstGeom prst="rect">
                                <a:avLst/>
                              </a:prstGeom>
                              <a:solidFill>
                                <a:schemeClr val="lt1"/>
                              </a:solid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3600" b="1">
                                      <a:latin typeface="Arial" pitchFamily="34" charset="0"/>
                                      <a:cs typeface="Arial" pitchFamily="34" charset="0"/>
                                    </a:rPr>
                                    <a:t>-</a:t>
                                  </a:r>
                                </a:p>
                              </a:txBody>
                              <a:useSpRect/>
                            </a:txSp>
                            <a:style>
                              <a:lnRef idx="0">
                                <a:scrgbClr r="0" g="0" b="0"/>
                              </a:lnRef>
                              <a:fillRef idx="0">
                                <a:scrgbClr r="0" g="0" b="0"/>
                              </a:fillRef>
                              <a:effectRef idx="0">
                                <a:scrgbClr r="0" g="0" b="0"/>
                              </a:effectRef>
                              <a:fontRef idx="minor">
                                <a:schemeClr val="dk1"/>
                              </a:fontRef>
                            </a:style>
                          </a:sp>
                          <a:sp>
                            <a:nvSpPr>
                              <a:cNvPr id="28" name="TextBox 27"/>
                              <a:cNvSpPr txBox="1"/>
                            </a:nvSpPr>
                            <a:spPr>
                              <a:xfrm>
                                <a:off x="12954002" y="5696291"/>
                                <a:ext cx="648040" cy="488157"/>
                              </a:xfrm>
                              <a:prstGeom prst="rect">
                                <a:avLst/>
                              </a:prstGeom>
                              <a:solidFill>
                                <a:schemeClr val="lt1"/>
                              </a:solid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3600" b="1">
                                      <a:latin typeface="Arial" pitchFamily="34" charset="0"/>
                                      <a:cs typeface="Arial" pitchFamily="34" charset="0"/>
                                    </a:rPr>
                                    <a:t>+</a:t>
                                  </a:r>
                                </a:p>
                              </a:txBody>
                              <a:useSpRect/>
                            </a:txSp>
                            <a:style>
                              <a:lnRef idx="0">
                                <a:scrgbClr r="0" g="0" b="0"/>
                              </a:lnRef>
                              <a:fillRef idx="0">
                                <a:scrgbClr r="0" g="0" b="0"/>
                              </a:fillRef>
                              <a:effectRef idx="0">
                                <a:scrgbClr r="0" g="0" b="0"/>
                              </a:effectRef>
                              <a:fontRef idx="minor">
                                <a:schemeClr val="dk1"/>
                              </a:fontRef>
                            </a:style>
                          </a:sp>
                          <a:sp>
                            <a:nvSpPr>
                              <a:cNvPr id="29" name="TextBox 28"/>
                              <a:cNvSpPr txBox="1"/>
                            </a:nvSpPr>
                            <a:spPr>
                              <a:xfrm>
                                <a:off x="5356113" y="5684385"/>
                                <a:ext cx="214312" cy="357188"/>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000" b="1"/>
                                    <a:t>H</a:t>
                                  </a:r>
                                </a:p>
                              </a:txBody>
                              <a:useSpRect/>
                            </a:txSp>
                            <a:style>
                              <a:lnRef idx="0">
                                <a:scrgbClr r="0" g="0" b="0"/>
                              </a:lnRef>
                              <a:fillRef idx="0">
                                <a:scrgbClr r="0" g="0" b="0"/>
                              </a:fillRef>
                              <a:effectRef idx="0">
                                <a:scrgbClr r="0" g="0" b="0"/>
                              </a:effectRef>
                              <a:fontRef idx="minor">
                                <a:schemeClr val="dk1"/>
                              </a:fontRef>
                            </a:style>
                          </a:sp>
                          <a:sp>
                            <a:nvSpPr>
                              <a:cNvPr id="30" name="TextBox 29"/>
                              <a:cNvSpPr txBox="1"/>
                            </a:nvSpPr>
                            <a:spPr>
                              <a:xfrm>
                                <a:off x="4541384" y="5684385"/>
                                <a:ext cx="250031" cy="369093"/>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000" b="1"/>
                                    <a:t>M</a:t>
                                  </a:r>
                                </a:p>
                              </a:txBody>
                              <a:useSpRect/>
                            </a:txSp>
                            <a:style>
                              <a:lnRef idx="0">
                                <a:scrgbClr r="0" g="0" b="0"/>
                              </a:lnRef>
                              <a:fillRef idx="0">
                                <a:scrgbClr r="0" g="0" b="0"/>
                              </a:fillRef>
                              <a:effectRef idx="0">
                                <a:scrgbClr r="0" g="0" b="0"/>
                              </a:effectRef>
                              <a:fontRef idx="minor">
                                <a:schemeClr val="dk1"/>
                              </a:fontRef>
                            </a:style>
                          </a:sp>
                          <a:cxnSp>
                            <a:nvCxnSpPr>
                              <a:cNvPr id="32" name="Straight Arrow Connector 31"/>
                              <a:cNvCxnSpPr/>
                            </a:nvCxnSpPr>
                            <a:spPr>
                              <a:xfrm flipH="1">
                                <a:off x="1379948" y="3790375"/>
                                <a:ext cx="3266763" cy="0"/>
                              </a:xfrm>
                              <a:prstGeom prst="straightConnector1">
                                <a:avLst/>
                              </a:prstGeom>
                              <a:ln w="2286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41" name="TextBox 40"/>
                              <a:cNvSpPr txBox="1"/>
                            </a:nvSpPr>
                            <a:spPr>
                              <a:xfrm>
                                <a:off x="1420956" y="3364367"/>
                                <a:ext cx="3158434" cy="340179"/>
                              </a:xfrm>
                              <a:prstGeom prst="rect">
                                <a:avLst/>
                              </a:prstGeom>
                              <a:solidFill>
                                <a:schemeClr val="lt1"/>
                              </a:solidFill>
                              <a:ln w="9525" cmpd="sng">
                                <a:noFill/>
                              </a:ln>
                            </a:spPr>
                            <a:txSp>
                              <a:txBody>
                                <a:bodyPr vertOverflow="clip" wrap="square" rtlCol="0" anchor="b"/>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1800" b="1"/>
                                    <a:t>Removed through competition</a:t>
                                  </a:r>
                                </a:p>
                              </a:txBody>
                              <a:useSpRect/>
                            </a:txSp>
                            <a:style>
                              <a:lnRef idx="0">
                                <a:scrgbClr r="0" g="0" b="0"/>
                              </a:lnRef>
                              <a:fillRef idx="0">
                                <a:scrgbClr r="0" g="0" b="0"/>
                              </a:fillRef>
                              <a:effectRef idx="0">
                                <a:scrgbClr r="0" g="0" b="0"/>
                              </a:effectRef>
                              <a:fontRef idx="minor">
                                <a:schemeClr val="dk1"/>
                              </a:fontRef>
                            </a:style>
                          </a:sp>
                        </a:grpSp>
                      </a:grpSp>
                      <a:cxnSp>
                        <a:nvCxnSpPr>
                          <a:cNvPr id="24" name="Straight Connector 23"/>
                          <a:cNvCxnSpPr/>
                        </a:nvCxnSpPr>
                        <a:spPr>
                          <a:xfrm>
                            <a:off x="11462197" y="2332492"/>
                            <a:ext cx="845344" cy="0"/>
                          </a:xfrm>
                          <a:prstGeom prst="line">
                            <a:avLst/>
                          </a:prstGeom>
                          <a:ln w="317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a:off x="11472521" y="2915331"/>
                            <a:ext cx="845344" cy="0"/>
                          </a:xfrm>
                          <a:prstGeom prst="line">
                            <a:avLst/>
                          </a:prstGeom>
                          <a:ln w="31750">
                            <a:solidFill>
                              <a:schemeClr val="tx1"/>
                            </a:solidFill>
                            <a:prstDash val="dash"/>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a:off x="11532836" y="3481049"/>
                            <a:ext cx="845344" cy="0"/>
                          </a:xfrm>
                          <a:prstGeom prst="line">
                            <a:avLst/>
                          </a:prstGeom>
                          <a:ln w="31750">
                            <a:solidFill>
                              <a:schemeClr val="tx1"/>
                            </a:solidFill>
                            <a:prstDash val="sysDot"/>
                          </a:ln>
                        </a:spPr>
                        <a:style>
                          <a:lnRef idx="1">
                            <a:schemeClr val="accent1"/>
                          </a:lnRef>
                          <a:fillRef idx="0">
                            <a:schemeClr val="accent1"/>
                          </a:fillRef>
                          <a:effectRef idx="0">
                            <a:schemeClr val="accent1"/>
                          </a:effectRef>
                          <a:fontRef idx="minor">
                            <a:schemeClr val="tx1"/>
                          </a:fontRef>
                        </a:style>
                      </a:cxnSp>
                    </a:grpSp>
                    <a:sp>
                      <a:nvSpPr>
                        <a:cNvPr id="36" name="TextBox 35"/>
                        <a:cNvSpPr txBox="1"/>
                      </a:nvSpPr>
                      <a:spPr>
                        <a:xfrm>
                          <a:off x="3801496" y="0"/>
                          <a:ext cx="7143750" cy="1333500"/>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800" b="1">
                                <a:latin typeface="Arial" pitchFamily="34" charset="0"/>
                                <a:cs typeface="Arial" pitchFamily="34" charset="0"/>
                              </a:rPr>
                              <a:t>Fitness distribution against</a:t>
                            </a:r>
                            <a:r>
                              <a:rPr lang="en-GB" sz="2800" b="1" baseline="0">
                                <a:latin typeface="Arial" pitchFamily="34" charset="0"/>
                                <a:cs typeface="Arial" pitchFamily="34" charset="0"/>
                              </a:rPr>
                              <a:t> number of beetles for each density treatment</a:t>
                            </a:r>
                            <a:endParaRPr lang="en-GB" sz="2800" b="1">
                              <a:latin typeface="Arial" pitchFamily="34" charset="0"/>
                              <a:cs typeface="Arial" pitchFamily="34" charset="0"/>
                            </a:endParaRPr>
                          </a:p>
                        </a:txBody>
                        <a:useSpRect/>
                      </a:txSp>
                      <a:style>
                        <a:lnRef idx="0">
                          <a:scrgbClr r="0" g="0" b="0"/>
                        </a:lnRef>
                        <a:fillRef idx="0">
                          <a:scrgbClr r="0" g="0" b="0"/>
                        </a:fillRef>
                        <a:effectRef idx="0">
                          <a:scrgbClr r="0" g="0" b="0"/>
                        </a:effectRef>
                        <a:fontRef idx="minor">
                          <a:schemeClr val="dk1"/>
                        </a:fontRef>
                      </a:style>
                    </a:sp>
                  </a:grpSp>
                </lc:lockedCanvas>
              </a:graphicData>
            </a:graphic>
          </wp:anchor>
        </w:drawing>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355384" w:rsidRDefault="00E91F23" w:rsidP="00355384">
      <w:pPr>
        <w:pStyle w:val="ListParagraph"/>
        <w:spacing w:line="360" w:lineRule="auto"/>
        <w:ind w:left="0"/>
      </w:pPr>
      <w:r>
        <w:rPr>
          <w:noProof/>
          <w:lang w:eastAsia="en-GB"/>
        </w:rPr>
        <w:pict>
          <v:shape id="_x0000_s1036" type="#_x0000_t202" style="position:absolute;margin-left:10.85pt;margin-top:8.8pt;width:459.4pt;height:62.1pt;z-index:251680256" wrapcoords="-36 0 -36 21337 21600 21337 21600 0 -36 0" stroked="f">
            <v:textbox style="mso-next-textbox:#_x0000_s1036;mso-fit-shape-to-text:t" inset="0,0,0,0">
              <w:txbxContent>
                <w:p w:rsidR="00D078EE" w:rsidRPr="00882E97" w:rsidRDefault="00D078EE" w:rsidP="00986483">
                  <w:pPr>
                    <w:pStyle w:val="Caption"/>
                    <w:spacing w:after="0"/>
                    <w:rPr>
                      <w:color w:val="auto"/>
                      <w:sz w:val="24"/>
                    </w:rPr>
                  </w:pPr>
                  <w:r>
                    <w:t xml:space="preserve">Figure 8 – </w:t>
                  </w:r>
                  <w:r w:rsidRPr="00882E97">
                    <w:rPr>
                      <w:color w:val="auto"/>
                    </w:rPr>
                    <w:t xml:space="preserve">diagram of the fitness distributions </w:t>
                  </w:r>
                  <w:r>
                    <w:rPr>
                      <w:color w:val="auto"/>
                    </w:rPr>
                    <w:t xml:space="preserve">versus numbers </w:t>
                  </w:r>
                  <w:r w:rsidRPr="00882E97">
                    <w:rPr>
                      <w:color w:val="auto"/>
                    </w:rPr>
                    <w:t>of the three larval density treatments</w:t>
                  </w:r>
                  <w:r>
                    <w:rPr>
                      <w:color w:val="auto"/>
                    </w:rPr>
                    <w:t>. Fitness ranges from high (+) to low (-</w:t>
                  </w:r>
                  <w:r w:rsidRPr="00882E97">
                    <w:rPr>
                      <w:color w:val="auto"/>
                    </w:rPr>
                    <w:t xml:space="preserve">) with fitter individuals having a lower intrinsic likelihood of mortality. Points H and M are the cut off points of selection during the larval stage for high and medium densities respectively. </w:t>
                  </w:r>
                  <w:r>
                    <w:rPr>
                      <w:color w:val="auto"/>
                    </w:rPr>
                    <w:t xml:space="preserve">Those beetles represented to the left of points H and M </w:t>
                  </w:r>
                  <w:r w:rsidRPr="00882E97">
                    <w:rPr>
                      <w:color w:val="auto"/>
                    </w:rPr>
                    <w:t xml:space="preserve">e are very unfit beetles that would have died early in adulthood anyway. Low density does not have this selective pressure and therefore weak beetles survive to adulthood.   </w:t>
                  </w:r>
                </w:p>
              </w:txbxContent>
            </v:textbox>
            <w10:wrap type="tight"/>
          </v:shape>
        </w:pict>
      </w:r>
    </w:p>
    <w:p w:rsidR="00986483" w:rsidRDefault="00986483" w:rsidP="00986483">
      <w:pPr>
        <w:spacing w:line="360" w:lineRule="auto"/>
        <w:ind w:firstLine="720"/>
      </w:pPr>
      <w:r>
        <w:t>Low density beetles that survive to adulthood have not suffered this competitive environment, thus weaker individuals can become adults (</w:t>
      </w:r>
      <w:proofErr w:type="spellStart"/>
      <w:r>
        <w:t>Vaupel</w:t>
      </w:r>
      <w:proofErr w:type="spellEnd"/>
      <w:r>
        <w:t xml:space="preserve"> and </w:t>
      </w:r>
      <w:proofErr w:type="spellStart"/>
      <w:r>
        <w:t>Yashin</w:t>
      </w:r>
      <w:proofErr w:type="spellEnd"/>
      <w:r>
        <w:t xml:space="preserve"> 1985; </w:t>
      </w:r>
      <w:proofErr w:type="spellStart"/>
      <w:r>
        <w:t>Zens</w:t>
      </w:r>
      <w:proofErr w:type="spellEnd"/>
      <w:r w:rsidR="007C5B27">
        <w:t xml:space="preserve"> and </w:t>
      </w:r>
      <w:proofErr w:type="spellStart"/>
      <w:r w:rsidR="007C5B27">
        <w:t>Peart</w:t>
      </w:r>
      <w:proofErr w:type="spellEnd"/>
      <w:r w:rsidR="007C5B27">
        <w:t xml:space="preserve"> </w:t>
      </w:r>
      <w:r>
        <w:t xml:space="preserve">2003). They then suffer from a greater risk of intrinsic </w:t>
      </w:r>
      <w:r>
        <w:lastRenderedPageBreak/>
        <w:t>mortality while young adults (</w:t>
      </w:r>
      <w:proofErr w:type="spellStart"/>
      <w:r>
        <w:t>Zwaan</w:t>
      </w:r>
      <w:proofErr w:type="spellEnd"/>
      <w:r>
        <w:t xml:space="preserve"> </w:t>
      </w:r>
      <w:r w:rsidRPr="00BE7966">
        <w:rPr>
          <w:i/>
        </w:rPr>
        <w:t>et al</w:t>
      </w:r>
      <w:r>
        <w:rPr>
          <w:i/>
        </w:rPr>
        <w:t>.</w:t>
      </w:r>
      <w:r>
        <w:t xml:space="preserve"> 1991) (Figure 7). However, low density beetles also show low larval survival, a fact that contradicts the idea of selection against the frail. As discussed above, this is because of a lack of cooperation to prevent whole broods being destroyed, so </w:t>
      </w:r>
      <w:proofErr w:type="gramStart"/>
      <w:r>
        <w:t>that</w:t>
      </w:r>
      <w:proofErr w:type="gramEnd"/>
      <w:r>
        <w:t xml:space="preserve">, those that do survive, have not experienced competition. If failed broods had similar rates of larval survival to the successful broods then the survival rate of the low density treatment would have exceeded that of the medium density treatment. Hence, the reduced survival of the low density larvae was due to a lack of social immunity against mould (Cotter and </w:t>
      </w:r>
      <w:proofErr w:type="spellStart"/>
      <w:r>
        <w:t>Kilner</w:t>
      </w:r>
      <w:proofErr w:type="spellEnd"/>
      <w:r>
        <w:t xml:space="preserve"> 2010) and not competition. Therefore, the conclusion that the different patterns of mortality between beetles raised under different larval densities results in overall greater mortality risk for beetles from low density, is due to selection against frail individuals in higher density treatments, is one that is consistent with these data (Graves and Mueller 1993; Williams and Day 2003). The lower fitness of low density broods appears to be an </w:t>
      </w:r>
      <w:proofErr w:type="spellStart"/>
      <w:r>
        <w:t>Allee</w:t>
      </w:r>
      <w:proofErr w:type="spellEnd"/>
      <w:r>
        <w:t xml:space="preserve"> effect. An </w:t>
      </w:r>
      <w:proofErr w:type="spellStart"/>
      <w:r>
        <w:t>Allee</w:t>
      </w:r>
      <w:proofErr w:type="spellEnd"/>
      <w:r>
        <w:t xml:space="preserve"> effect is a situation where density is correlated with fitness (Stephens </w:t>
      </w:r>
      <w:r w:rsidRPr="00BE7966">
        <w:rPr>
          <w:i/>
        </w:rPr>
        <w:t>et al</w:t>
      </w:r>
      <w:r>
        <w:rPr>
          <w:i/>
        </w:rPr>
        <w:t>.</w:t>
      </w:r>
      <w:r>
        <w:t xml:space="preserve"> 1999) which here describes the difference between low and medium densities.</w:t>
      </w:r>
    </w:p>
    <w:p w:rsidR="00986483" w:rsidRDefault="00986483" w:rsidP="00986483">
      <w:pPr>
        <w:spacing w:line="360" w:lineRule="auto"/>
      </w:pPr>
    </w:p>
    <w:p w:rsidR="00986483" w:rsidRPr="0034160D" w:rsidRDefault="0034160D" w:rsidP="00986483">
      <w:pPr>
        <w:spacing w:line="360" w:lineRule="auto"/>
        <w:rPr>
          <w:u w:val="single"/>
        </w:rPr>
      </w:pPr>
      <w:r w:rsidRPr="0034160D">
        <w:rPr>
          <w:u w:val="single"/>
        </w:rPr>
        <w:t xml:space="preserve">4.4 </w:t>
      </w:r>
      <w:r w:rsidR="00986483" w:rsidRPr="0034160D">
        <w:rPr>
          <w:u w:val="single"/>
        </w:rPr>
        <w:t>The Effect of Size</w:t>
      </w:r>
    </w:p>
    <w:p w:rsidR="00986483" w:rsidRDefault="00986483" w:rsidP="00986483">
      <w:pPr>
        <w:spacing w:line="360" w:lineRule="auto"/>
      </w:pPr>
      <w:r>
        <w:t xml:space="preserve">It would seem logical therefore for </w:t>
      </w:r>
      <w:r>
        <w:rPr>
          <w:i/>
        </w:rPr>
        <w:t xml:space="preserve">N. </w:t>
      </w:r>
      <w:proofErr w:type="spellStart"/>
      <w:r w:rsidRPr="00FD1BBB">
        <w:rPr>
          <w:i/>
        </w:rPr>
        <w:t>vespilloides</w:t>
      </w:r>
      <w:proofErr w:type="spellEnd"/>
      <w:r>
        <w:rPr>
          <w:i/>
        </w:rPr>
        <w:t xml:space="preserve"> </w:t>
      </w:r>
      <w:r>
        <w:t xml:space="preserve">to evolve a larval density similar to that of the high density treatment as this would produce more larvae (Bourke 2007; </w:t>
      </w:r>
      <w:proofErr w:type="spellStart"/>
      <w:r>
        <w:t>Trivers</w:t>
      </w:r>
      <w:proofErr w:type="spellEnd"/>
      <w:r>
        <w:t xml:space="preserve"> 1974) at no cost of higher adulthood mortality and increased effect of ageing (Priest </w:t>
      </w:r>
      <w:r w:rsidRPr="00BE7966">
        <w:rPr>
          <w:i/>
        </w:rPr>
        <w:t>et al</w:t>
      </w:r>
      <w:r>
        <w:rPr>
          <w:i/>
        </w:rPr>
        <w:t>.</w:t>
      </w:r>
      <w:r>
        <w:t xml:space="preserve"> 2002). However, ag</w:t>
      </w:r>
      <w:r w:rsidRPr="00FD1BBB">
        <w:t xml:space="preserve">eing </w:t>
      </w:r>
      <w:r>
        <w:t>is only one aspect of fitness (</w:t>
      </w:r>
      <w:proofErr w:type="spellStart"/>
      <w:r>
        <w:t>Bonsall</w:t>
      </w:r>
      <w:proofErr w:type="spellEnd"/>
      <w:r>
        <w:t xml:space="preserve"> 2006; </w:t>
      </w:r>
      <w:proofErr w:type="spellStart"/>
      <w:r>
        <w:t>Ljubunic</w:t>
      </w:r>
      <w:proofErr w:type="spellEnd"/>
      <w:r>
        <w:t xml:space="preserve"> and </w:t>
      </w:r>
      <w:proofErr w:type="spellStart"/>
      <w:r>
        <w:t>Reznick</w:t>
      </w:r>
      <w:proofErr w:type="spellEnd"/>
      <w:r>
        <w:t xml:space="preserve"> 2009). An important result from the study is that beetles from the high density treatment tend to </w:t>
      </w:r>
      <w:proofErr w:type="spellStart"/>
      <w:r>
        <w:t>eclose</w:t>
      </w:r>
      <w:proofErr w:type="spellEnd"/>
      <w:r>
        <w:t xml:space="preserve"> as smaller adults (see Figures 3 and 9). The main determinant of size at adulthood is the food attained by the larvae (Lock </w:t>
      </w:r>
      <w:r w:rsidRPr="00BE7966">
        <w:rPr>
          <w:i/>
        </w:rPr>
        <w:t>et al</w:t>
      </w:r>
      <w:r>
        <w:rPr>
          <w:i/>
        </w:rPr>
        <w:t>.</w:t>
      </w:r>
      <w:r>
        <w:t xml:space="preserve"> 2007). Therefore, beetles from high density suffered a much higher level of competition and consumed less food per individual. There was no difference in size between medium and low density beetles, which were 11.07% and 11.6% larger than the high density beetles, respectively (Figures 3 and 9). The greater competition experienced by the medium density beetles did not prevent their final adult size reaching that of the low density. There was still plenty carcass remaining for low density beetles to eat at dispersal, indicating that food availability was not restricted for these larvae. The medium and low density beetles are at the upper limit of the size range observed in laboratory studies (Bartlett 1988; </w:t>
      </w:r>
      <w:proofErr w:type="spellStart"/>
      <w:r>
        <w:t>Steiger</w:t>
      </w:r>
      <w:proofErr w:type="spellEnd"/>
      <w:r>
        <w:t xml:space="preserve"> 2013), so that the </w:t>
      </w:r>
      <w:r>
        <w:lastRenderedPageBreak/>
        <w:t xml:space="preserve">investment of any more resources into size may be constrained, and both medium and low density beetles were able to reach the same size despite differences in competition. A sex difference in size had not previously been reported for this species (Bartlett and Ashworth 1988; </w:t>
      </w:r>
      <w:proofErr w:type="spellStart"/>
      <w:r>
        <w:t>Smiseth</w:t>
      </w:r>
      <w:proofErr w:type="spellEnd"/>
      <w:r>
        <w:t xml:space="preserve"> and Moore 2004) though sexes do differ for other </w:t>
      </w:r>
      <w:proofErr w:type="spellStart"/>
      <w:r>
        <w:t>traits</w:t>
      </w:r>
      <w:proofErr w:type="gramStart"/>
      <w:r>
        <w:t>,such</w:t>
      </w:r>
      <w:proofErr w:type="spellEnd"/>
      <w:proofErr w:type="gramEnd"/>
      <w:r>
        <w:t xml:space="preserve"> as parental care (</w:t>
      </w:r>
      <w:proofErr w:type="spellStart"/>
      <w:r>
        <w:t>Eggert</w:t>
      </w:r>
      <w:proofErr w:type="spellEnd"/>
      <w:r>
        <w:t xml:space="preserve"> </w:t>
      </w:r>
      <w:r w:rsidRPr="00BE7966">
        <w:rPr>
          <w:i/>
        </w:rPr>
        <w:t>et al</w:t>
      </w:r>
      <w:r>
        <w:rPr>
          <w:i/>
        </w:rPr>
        <w:t>.</w:t>
      </w:r>
      <w:r>
        <w:t xml:space="preserve"> 1998; </w:t>
      </w:r>
      <w:proofErr w:type="spellStart"/>
      <w:r>
        <w:t>Smiseth</w:t>
      </w:r>
      <w:proofErr w:type="spellEnd"/>
      <w:r>
        <w:t xml:space="preserve"> </w:t>
      </w:r>
      <w:r w:rsidRPr="00BE7966">
        <w:rPr>
          <w:i/>
        </w:rPr>
        <w:t>et al</w:t>
      </w:r>
      <w:r>
        <w:rPr>
          <w:i/>
        </w:rPr>
        <w:t>.</w:t>
      </w:r>
      <w:r>
        <w:t xml:space="preserve"> 2005). However, since the difference was very small (&lt;0.1mm; Figure 4) and fights only occur between members of the same sex (</w:t>
      </w:r>
      <w:proofErr w:type="spellStart"/>
      <w:r>
        <w:t>Pukowski</w:t>
      </w:r>
      <w:proofErr w:type="spellEnd"/>
      <w:r>
        <w:t xml:space="preserve"> 1933) this is unlikely to be of much relevance. Similarly, block effects on size is so small (range=0.1555mm, Figure 5) that no difference is predicted in their ability to win fights and carcasses (Bartlett 1988; Trumbo 1990a).</w:t>
      </w:r>
    </w:p>
    <w:p w:rsidR="00986483" w:rsidRDefault="007C5B27">
      <w:pPr>
        <w:pStyle w:val="ListParagraph"/>
        <w:spacing w:line="360" w:lineRule="auto"/>
        <w:ind w:left="0"/>
      </w:pPr>
      <w:r>
        <w:rPr>
          <w:noProof/>
          <w:lang w:eastAsia="en-GB"/>
        </w:rPr>
        <w:drawing>
          <wp:anchor distT="0" distB="0" distL="114300" distR="114300" simplePos="0" relativeHeight="251682304" behindDoc="1" locked="0" layoutInCell="1" allowOverlap="1">
            <wp:simplePos x="0" y="0"/>
            <wp:positionH relativeFrom="column">
              <wp:posOffset>652145</wp:posOffset>
            </wp:positionH>
            <wp:positionV relativeFrom="paragraph">
              <wp:posOffset>261620</wp:posOffset>
            </wp:positionV>
            <wp:extent cx="4343400" cy="2360295"/>
            <wp:effectExtent l="19050" t="0" r="0" b="0"/>
            <wp:wrapTight wrapText="bothSides">
              <wp:wrapPolygon edited="0">
                <wp:start x="-95" y="0"/>
                <wp:lineTo x="-95" y="21443"/>
                <wp:lineTo x="21600" y="21443"/>
                <wp:lineTo x="21600" y="0"/>
                <wp:lineTo x="-95" y="0"/>
              </wp:wrapPolygon>
            </wp:wrapTight>
            <wp:docPr id="10" name="Picture 0" descr="IMG_3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G_3974.JPG"/>
                    <pic:cNvPicPr>
                      <a:picLocks noChangeAspect="1" noChangeArrowheads="1"/>
                    </pic:cNvPicPr>
                  </pic:nvPicPr>
                  <pic:blipFill>
                    <a:blip r:embed="rId19" cstate="print">
                      <a:lum bright="10000"/>
                      <a:grayscl/>
                    </a:blip>
                    <a:srcRect/>
                    <a:stretch>
                      <a:fillRect/>
                    </a:stretch>
                  </pic:blipFill>
                  <pic:spPr bwMode="auto">
                    <a:xfrm>
                      <a:off x="0" y="0"/>
                      <a:ext cx="4343400" cy="2360295"/>
                    </a:xfrm>
                    <a:prstGeom prst="rect">
                      <a:avLst/>
                    </a:prstGeom>
                    <a:noFill/>
                    <a:ln w="9525">
                      <a:noFill/>
                      <a:miter lim="800000"/>
                      <a:headEnd/>
                      <a:tailEnd/>
                    </a:ln>
                  </pic:spPr>
                </pic:pic>
              </a:graphicData>
            </a:graphic>
          </wp:anchor>
        </w:drawing>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E91F23">
      <w:pPr>
        <w:pStyle w:val="ListParagraph"/>
        <w:spacing w:line="360" w:lineRule="auto"/>
        <w:ind w:left="0"/>
      </w:pPr>
      <w:r>
        <w:rPr>
          <w:noProof/>
          <w:lang w:eastAsia="en-GB"/>
        </w:rPr>
        <w:pict>
          <v:shape id="_x0000_s1037" type="#_x0000_t202" style="position:absolute;margin-left:56.35pt;margin-top:20pt;width:326.3pt;height:31.05pt;z-index:251683328" wrapcoords="-51 0 -51 21207 21600 21207 21600 0 -51 0" stroked="f">
            <v:textbox style="mso-next-textbox:#_x0000_s1037;mso-fit-shape-to-text:t" inset="0,0,0,0">
              <w:txbxContent>
                <w:p w:rsidR="00D078EE" w:rsidRPr="00D932CF" w:rsidRDefault="00D078EE" w:rsidP="00AD43C9">
                  <w:pPr>
                    <w:pStyle w:val="Caption"/>
                    <w:spacing w:after="0"/>
                    <w:rPr>
                      <w:noProof/>
                      <w:color w:val="auto"/>
                      <w:sz w:val="24"/>
                    </w:rPr>
                  </w:pPr>
                  <w:r>
                    <w:t xml:space="preserve">Figure 9 – </w:t>
                  </w:r>
                  <w:r w:rsidRPr="00D932CF">
                    <w:rPr>
                      <w:color w:val="auto"/>
                    </w:rPr>
                    <w:t>photo of single beetles from each density treatment. Beetles are from left to right: high, medium and low densities. The high density beetle is much smaller than the other two.</w:t>
                  </w:r>
                  <w:r>
                    <w:rPr>
                      <w:color w:val="auto"/>
                    </w:rPr>
                    <w:t xml:space="preserve"> Photo by M. Jardine (31/03/2015)</w:t>
                  </w:r>
                  <w:r w:rsidRPr="00D932CF">
                    <w:rPr>
                      <w:color w:val="auto"/>
                    </w:rPr>
                    <w:t xml:space="preserve">  </w:t>
                  </w:r>
                </w:p>
              </w:txbxContent>
            </v:textbox>
            <w10:wrap type="tight"/>
          </v:shape>
        </w:pict>
      </w:r>
    </w:p>
    <w:p w:rsidR="00986483" w:rsidRDefault="00986483">
      <w:pPr>
        <w:pStyle w:val="ListParagraph"/>
        <w:spacing w:line="360" w:lineRule="auto"/>
        <w:ind w:left="0"/>
      </w:pPr>
    </w:p>
    <w:p w:rsidR="00986483" w:rsidRDefault="00986483">
      <w:pPr>
        <w:pStyle w:val="ListParagraph"/>
        <w:spacing w:line="360" w:lineRule="auto"/>
        <w:ind w:left="0"/>
      </w:pPr>
    </w:p>
    <w:p w:rsidR="00AD43C9" w:rsidRDefault="00AD43C9">
      <w:pPr>
        <w:pStyle w:val="ListParagraph"/>
        <w:spacing w:line="360" w:lineRule="auto"/>
        <w:ind w:left="0"/>
      </w:pPr>
    </w:p>
    <w:p w:rsidR="00AD43C9" w:rsidRDefault="00AD43C9" w:rsidP="00AD43C9">
      <w:pPr>
        <w:spacing w:line="360" w:lineRule="auto"/>
        <w:ind w:firstLine="720"/>
      </w:pPr>
      <w:r>
        <w:t xml:space="preserve">Body size is the dominant factor for </w:t>
      </w:r>
      <w:r>
        <w:rPr>
          <w:i/>
        </w:rPr>
        <w:t xml:space="preserve">N. </w:t>
      </w:r>
      <w:proofErr w:type="spellStart"/>
      <w:r>
        <w:rPr>
          <w:i/>
        </w:rPr>
        <w:t>vespilloides</w:t>
      </w:r>
      <w:proofErr w:type="spellEnd"/>
      <w:r>
        <w:rPr>
          <w:i/>
        </w:rPr>
        <w:t xml:space="preserve"> </w:t>
      </w:r>
      <w:r>
        <w:t>reproduction (Bartlett and Ashworth 1988). Breeding is limited by finding corpses on which to breed, with fierce competition to take control of these (</w:t>
      </w:r>
      <w:proofErr w:type="spellStart"/>
      <w:r>
        <w:t>Pukowski</w:t>
      </w:r>
      <w:proofErr w:type="spellEnd"/>
      <w:r>
        <w:t xml:space="preserve"> 1933; Scott 1998). Fights are almost exclusively won by the larger individual, so that, smaller beetles may never be able to reproduce, as they cannot secure a carcass for long enough (Bartlett 1988; </w:t>
      </w:r>
      <w:proofErr w:type="spellStart"/>
      <w:r>
        <w:t>Müller</w:t>
      </w:r>
      <w:proofErr w:type="spellEnd"/>
      <w:r>
        <w:t xml:space="preserve"> </w:t>
      </w:r>
      <w:r w:rsidRPr="00BE7966">
        <w:rPr>
          <w:i/>
        </w:rPr>
        <w:t>et al</w:t>
      </w:r>
      <w:r>
        <w:rPr>
          <w:i/>
        </w:rPr>
        <w:t>.</w:t>
      </w:r>
      <w:r>
        <w:t xml:space="preserve"> 2007). This situation leads smaller beetles to adopt alternative tactics to reproduce, such as sneaker males and parasitic females, which both lead to lower fitness than larger resident beetles (</w:t>
      </w:r>
      <w:proofErr w:type="spellStart"/>
      <w:r>
        <w:t>Müller</w:t>
      </w:r>
      <w:proofErr w:type="spellEnd"/>
      <w:r>
        <w:t xml:space="preserve"> </w:t>
      </w:r>
      <w:r w:rsidRPr="00BE7966">
        <w:rPr>
          <w:i/>
        </w:rPr>
        <w:t>et al</w:t>
      </w:r>
      <w:r>
        <w:rPr>
          <w:i/>
        </w:rPr>
        <w:t>.</w:t>
      </w:r>
      <w:r>
        <w:t xml:space="preserve"> 2007). Even if they can secure a carcass this will be because of perseverance rather than competitive ability, thus beetles will likely be older. Age is linked to the ability of beetles to provide adequate parental care with older beetles being less effective than the younger ones (Lock </w:t>
      </w:r>
      <w:r w:rsidRPr="00BE7966">
        <w:rPr>
          <w:i/>
        </w:rPr>
        <w:t xml:space="preserve">et </w:t>
      </w:r>
      <w:r w:rsidRPr="00BE7966">
        <w:rPr>
          <w:i/>
        </w:rPr>
        <w:lastRenderedPageBreak/>
        <w:t>al</w:t>
      </w:r>
      <w:r>
        <w:rPr>
          <w:i/>
        </w:rPr>
        <w:t>.</w:t>
      </w:r>
      <w:r>
        <w:t xml:space="preserve"> 2007). Smaller females lay fewer (Bartlett and Ashworth 1988) and smaller eggs (</w:t>
      </w:r>
      <w:proofErr w:type="spellStart"/>
      <w:r>
        <w:t>Steiger</w:t>
      </w:r>
      <w:proofErr w:type="spellEnd"/>
      <w:r>
        <w:t xml:space="preserve"> 2013), an effect seen in many insect species (Fox and </w:t>
      </w:r>
      <w:proofErr w:type="spellStart"/>
      <w:r>
        <w:t>Czesack</w:t>
      </w:r>
      <w:proofErr w:type="spellEnd"/>
      <w:r>
        <w:t xml:space="preserve"> 2000). Egg size is correlated with increased fitness in </w:t>
      </w:r>
      <w:r>
        <w:rPr>
          <w:i/>
        </w:rPr>
        <w:t xml:space="preserve">N. </w:t>
      </w:r>
      <w:proofErr w:type="spellStart"/>
      <w:r>
        <w:rPr>
          <w:i/>
        </w:rPr>
        <w:t>vespilloides</w:t>
      </w:r>
      <w:proofErr w:type="spellEnd"/>
      <w:r>
        <w:t xml:space="preserve"> (</w:t>
      </w:r>
      <w:proofErr w:type="spellStart"/>
      <w:r>
        <w:t>Monteith</w:t>
      </w:r>
      <w:proofErr w:type="spellEnd"/>
      <w:r>
        <w:t xml:space="preserve"> </w:t>
      </w:r>
      <w:r w:rsidRPr="00BE7966">
        <w:rPr>
          <w:i/>
        </w:rPr>
        <w:t>et al</w:t>
      </w:r>
      <w:r>
        <w:rPr>
          <w:i/>
        </w:rPr>
        <w:t>.</w:t>
      </w:r>
      <w:r>
        <w:t xml:space="preserve"> 2012). A recent study by </w:t>
      </w:r>
      <w:proofErr w:type="spellStart"/>
      <w:r>
        <w:t>Steiger</w:t>
      </w:r>
      <w:proofErr w:type="spellEnd"/>
      <w:r>
        <w:t xml:space="preserve"> (2013) has also shown that larger mothers are better at caring for offspring by increasing larval mass and thereby improve larval survival and fitness.</w:t>
      </w:r>
    </w:p>
    <w:p w:rsidR="00AD43C9" w:rsidRDefault="00AD43C9" w:rsidP="00AD43C9">
      <w:pPr>
        <w:spacing w:line="360" w:lineRule="auto"/>
        <w:ind w:firstLine="720"/>
      </w:pPr>
    </w:p>
    <w:p w:rsidR="00AD43C9" w:rsidRDefault="00AD43C9" w:rsidP="00AD43C9">
      <w:pPr>
        <w:spacing w:line="360" w:lineRule="auto"/>
        <w:ind w:firstLine="720"/>
      </w:pPr>
      <w:r>
        <w:t>The detrimental effects on fitness that come with small size mean that those beetles from high density are likely to be less fit than those from medium density despite similar rates of mortality. It is therefore important to consider other traits as well as ageing. From a combination of mortality risk and selection on size the medium density beetles are most likely to be fittest under natural conditions. They do not suffer from the high levels of mortality as low density beetles do but they are also large enough not to suffer from the costs of small body size. This density was chosen as it approximates to the average brood size raised when parents are present (</w:t>
      </w:r>
      <w:proofErr w:type="spellStart"/>
      <w:r>
        <w:t>Smiseth</w:t>
      </w:r>
      <w:proofErr w:type="spellEnd"/>
      <w:r>
        <w:t xml:space="preserve"> and Moore 2002; </w:t>
      </w:r>
      <w:proofErr w:type="spellStart"/>
      <w:r>
        <w:t>Smiseth</w:t>
      </w:r>
      <w:proofErr w:type="spellEnd"/>
      <w:r>
        <w:t xml:space="preserve"> </w:t>
      </w:r>
      <w:r w:rsidRPr="00BE7966">
        <w:rPr>
          <w:i/>
        </w:rPr>
        <w:t>et al</w:t>
      </w:r>
      <w:r>
        <w:rPr>
          <w:i/>
        </w:rPr>
        <w:t>.</w:t>
      </w:r>
      <w:r>
        <w:t xml:space="preserve"> 2007). By managing larval density through filial cannibalism (Bartlett 1987; Trumbo 1990b) parents can manage their offspring to become larger while also allowing selection against poor competitors to minimise adulthood mortality and maximise fitness (Clare and </w:t>
      </w:r>
      <w:proofErr w:type="spellStart"/>
      <w:r>
        <w:t>Luckinbill</w:t>
      </w:r>
      <w:proofErr w:type="spellEnd"/>
      <w:r>
        <w:t xml:space="preserve"> 1985; </w:t>
      </w:r>
      <w:proofErr w:type="spellStart"/>
      <w:r>
        <w:t>Trivers</w:t>
      </w:r>
      <w:proofErr w:type="spellEnd"/>
      <w:r>
        <w:t xml:space="preserve"> 1974; </w:t>
      </w:r>
      <w:proofErr w:type="spellStart"/>
      <w:r>
        <w:t>Zwaan</w:t>
      </w:r>
      <w:proofErr w:type="spellEnd"/>
      <w:r>
        <w:t xml:space="preserve"> </w:t>
      </w:r>
      <w:r w:rsidRPr="00BE7966">
        <w:rPr>
          <w:i/>
        </w:rPr>
        <w:t>et al</w:t>
      </w:r>
      <w:r>
        <w:rPr>
          <w:i/>
        </w:rPr>
        <w:t>.</w:t>
      </w:r>
      <w:r>
        <w:t xml:space="preserve"> 1991). Larval density can thereby influence the evolution of ageing by altering the patterns of adulthood mortality.</w:t>
      </w:r>
    </w:p>
    <w:p w:rsidR="00AD43C9" w:rsidRDefault="00AD43C9" w:rsidP="00AD43C9">
      <w:pPr>
        <w:spacing w:line="360" w:lineRule="auto"/>
      </w:pPr>
    </w:p>
    <w:p w:rsidR="00AD43C9" w:rsidRPr="0034160D" w:rsidRDefault="0034160D" w:rsidP="00AD43C9">
      <w:pPr>
        <w:spacing w:line="360" w:lineRule="auto"/>
        <w:rPr>
          <w:u w:val="single"/>
        </w:rPr>
      </w:pPr>
      <w:r w:rsidRPr="0034160D">
        <w:rPr>
          <w:u w:val="single"/>
        </w:rPr>
        <w:t>4.5 Application to A</w:t>
      </w:r>
      <w:r w:rsidR="00AD43C9" w:rsidRPr="0034160D">
        <w:rPr>
          <w:u w:val="single"/>
        </w:rPr>
        <w:t>geing</w:t>
      </w:r>
    </w:p>
    <w:p w:rsidR="00AD43C9" w:rsidRDefault="00AD43C9" w:rsidP="00AD43C9">
      <w:pPr>
        <w:spacing w:line="360" w:lineRule="auto"/>
      </w:pPr>
      <w:r>
        <w:t>Ultimately, ageing is caused by genes with deleterious effects late in life that accumulate due to decreased selection strength over time (Hamilton 1966). However, ageing is expected to evolve in response to the environment affecting selection during early life (</w:t>
      </w:r>
      <w:proofErr w:type="spellStart"/>
      <w:r>
        <w:t>Bonsall</w:t>
      </w:r>
      <w:proofErr w:type="spellEnd"/>
      <w:r>
        <w:t xml:space="preserve"> 2006; </w:t>
      </w:r>
      <w:proofErr w:type="spellStart"/>
      <w:r>
        <w:t>Ljubunic</w:t>
      </w:r>
      <w:proofErr w:type="spellEnd"/>
      <w:r>
        <w:t xml:space="preserve"> and </w:t>
      </w:r>
      <w:proofErr w:type="spellStart"/>
      <w:r>
        <w:t>Reznick</w:t>
      </w:r>
      <w:proofErr w:type="spellEnd"/>
      <w:r>
        <w:t xml:space="preserve"> 2009). Larval density is such an environmental effect, important to species ecology, that can lead to differences in selection depending on the level of competition experienced (Graves and Mueller 1993). Here, competition amongst larvae removes weak competitors through viability selection leaving only the fitter individuals who also have reduced mortality risk as adults (</w:t>
      </w:r>
      <w:proofErr w:type="spellStart"/>
      <w:r>
        <w:t>Zwaan</w:t>
      </w:r>
      <w:proofErr w:type="spellEnd"/>
      <w:r>
        <w:t xml:space="preserve"> </w:t>
      </w:r>
      <w:r w:rsidRPr="00BE7966">
        <w:rPr>
          <w:i/>
        </w:rPr>
        <w:t>et al</w:t>
      </w:r>
      <w:r>
        <w:rPr>
          <w:i/>
        </w:rPr>
        <w:t>.</w:t>
      </w:r>
      <w:r>
        <w:t xml:space="preserve"> 1991). Adults that have not experienced competition as larvae have not been subject to the same condition dependent selection and thus display an elevated risk of mortality (Metcalf and </w:t>
      </w:r>
      <w:proofErr w:type="spellStart"/>
      <w:r>
        <w:t>Pavard</w:t>
      </w:r>
      <w:proofErr w:type="spellEnd"/>
      <w:r>
        <w:t xml:space="preserve"> 2006; </w:t>
      </w:r>
      <w:proofErr w:type="spellStart"/>
      <w:r>
        <w:lastRenderedPageBreak/>
        <w:t>Vaupel</w:t>
      </w:r>
      <w:proofErr w:type="spellEnd"/>
      <w:r>
        <w:t xml:space="preserve"> and </w:t>
      </w:r>
      <w:proofErr w:type="spellStart"/>
      <w:r>
        <w:t>Yashin</w:t>
      </w:r>
      <w:proofErr w:type="spellEnd"/>
      <w:r>
        <w:t xml:space="preserve"> 1985). Low larval density alters the pattern of age specific mortality and thereby the strength of selection which can potentially alter the evolution of ageing (Bourke 2007; Hamilton 1966). By taking into account the differences between individuals, selection can alter patterns of mortality later in life, depending on the environment experienced early in life (</w:t>
      </w:r>
      <w:proofErr w:type="spellStart"/>
      <w:r>
        <w:t>Vaupel</w:t>
      </w:r>
      <w:proofErr w:type="spellEnd"/>
      <w:r>
        <w:t xml:space="preserve"> </w:t>
      </w:r>
      <w:r w:rsidRPr="00BE7966">
        <w:rPr>
          <w:i/>
        </w:rPr>
        <w:t>et al</w:t>
      </w:r>
      <w:r>
        <w:rPr>
          <w:i/>
        </w:rPr>
        <w:t>.</w:t>
      </w:r>
      <w:r>
        <w:t xml:space="preserve"> 1979; Williams and Day 2003). Therefore, environmental impacts, such as larval density, can lead to changes in how ageing evolves (Clare and </w:t>
      </w:r>
      <w:proofErr w:type="spellStart"/>
      <w:r>
        <w:t>Luckinbill</w:t>
      </w:r>
      <w:proofErr w:type="spellEnd"/>
      <w:r>
        <w:t xml:space="preserve"> 1985) and explain the diverse patterns seen in nature (Partridge and Gems 2002), reflecting how influences experienced early in life at the level of the individual can determine patterns of mortality at the population level (Graves and Mueller 1993; </w:t>
      </w:r>
      <w:proofErr w:type="spellStart"/>
      <w:r>
        <w:t>Leips</w:t>
      </w:r>
      <w:proofErr w:type="spellEnd"/>
      <w:r>
        <w:t xml:space="preserve"> and Mackay 2000). It is not possible to arrive at such an insight by the study of single gene effects in model organisms (Kenyon 2010; Partridge 2010), nevertheless, potentially, it provides a better understanding of how the </w:t>
      </w:r>
      <w:proofErr w:type="gramStart"/>
      <w:r>
        <w:t>variation in patterns of ageing have</w:t>
      </w:r>
      <w:proofErr w:type="gramEnd"/>
      <w:r>
        <w:t xml:space="preserve"> evolved (Jones </w:t>
      </w:r>
      <w:r w:rsidRPr="00BE7966">
        <w:rPr>
          <w:i/>
        </w:rPr>
        <w:t>et al</w:t>
      </w:r>
      <w:r>
        <w:rPr>
          <w:i/>
        </w:rPr>
        <w:t>.</w:t>
      </w:r>
      <w:r>
        <w:t xml:space="preserve"> 2014).</w:t>
      </w:r>
    </w:p>
    <w:p w:rsidR="00AD43C9" w:rsidRDefault="00AD43C9" w:rsidP="00AD43C9">
      <w:pPr>
        <w:spacing w:line="360" w:lineRule="auto"/>
      </w:pPr>
    </w:p>
    <w:p w:rsidR="00AD43C9" w:rsidRDefault="00AD43C9" w:rsidP="00AD43C9">
      <w:pPr>
        <w:spacing w:line="360" w:lineRule="auto"/>
        <w:ind w:firstLine="720"/>
      </w:pPr>
      <w:r>
        <w:t xml:space="preserve">Previous work on model organisms has focused on the trade-off between reproduction and longevity to support a picture of antagonistic </w:t>
      </w:r>
      <w:proofErr w:type="spellStart"/>
      <w:r>
        <w:t>pleiotropy</w:t>
      </w:r>
      <w:proofErr w:type="spellEnd"/>
      <w:r>
        <w:t xml:space="preserve"> (AP) (</w:t>
      </w:r>
      <w:proofErr w:type="spellStart"/>
      <w:r>
        <w:t>Leroi</w:t>
      </w:r>
      <w:proofErr w:type="spellEnd"/>
      <w:r>
        <w:t xml:space="preserve"> </w:t>
      </w:r>
      <w:r w:rsidRPr="00BE7966">
        <w:rPr>
          <w:i/>
        </w:rPr>
        <w:t>et al</w:t>
      </w:r>
      <w:r>
        <w:rPr>
          <w:i/>
        </w:rPr>
        <w:t>.</w:t>
      </w:r>
      <w:r>
        <w:t xml:space="preserve"> 2005). Less was known about how aspects of species ecology cause variation in age specific mortality and thereby the evolution of ageing (</w:t>
      </w:r>
      <w:proofErr w:type="spellStart"/>
      <w:r>
        <w:t>Bonsall</w:t>
      </w:r>
      <w:proofErr w:type="spellEnd"/>
      <w:r>
        <w:t xml:space="preserve"> 2006). This study builds on previous work of density and lifespan (Clare and </w:t>
      </w:r>
      <w:proofErr w:type="spellStart"/>
      <w:r>
        <w:t>Luckinbill</w:t>
      </w:r>
      <w:proofErr w:type="spellEnd"/>
      <w:r>
        <w:t xml:space="preserve"> 1985) to fill this gap and it creates a better understanding of how ageing has evolved (Partridge and Gems 2002). Most former studies have used typical lab organisms, such as </w:t>
      </w:r>
      <w:r>
        <w:rPr>
          <w:i/>
        </w:rPr>
        <w:t xml:space="preserve">D. </w:t>
      </w:r>
      <w:proofErr w:type="spellStart"/>
      <w:r>
        <w:rPr>
          <w:i/>
        </w:rPr>
        <w:t>melanogaster</w:t>
      </w:r>
      <w:proofErr w:type="spellEnd"/>
      <w:r>
        <w:t xml:space="preserve"> and </w:t>
      </w:r>
      <w:r>
        <w:rPr>
          <w:i/>
        </w:rPr>
        <w:t xml:space="preserve">C. </w:t>
      </w:r>
      <w:proofErr w:type="spellStart"/>
      <w:r>
        <w:rPr>
          <w:i/>
        </w:rPr>
        <w:t>elegans</w:t>
      </w:r>
      <w:proofErr w:type="spellEnd"/>
      <w:r>
        <w:t xml:space="preserve"> (Kenyon 2010), which have peculiar evolutionary histories and genetics (Partridge and Barton 1993). </w:t>
      </w:r>
      <w:r>
        <w:rPr>
          <w:i/>
        </w:rPr>
        <w:t xml:space="preserve">N. </w:t>
      </w:r>
      <w:proofErr w:type="spellStart"/>
      <w:r>
        <w:rPr>
          <w:i/>
        </w:rPr>
        <w:t>vespilloides</w:t>
      </w:r>
      <w:proofErr w:type="spellEnd"/>
      <w:r>
        <w:rPr>
          <w:i/>
        </w:rPr>
        <w:t xml:space="preserve"> </w:t>
      </w:r>
      <w:r>
        <w:t>has only recently been collected from the field and thereby more accurately represents the ageing response of a wild animal (</w:t>
      </w:r>
      <w:proofErr w:type="spellStart"/>
      <w:r>
        <w:t>Ljubunic</w:t>
      </w:r>
      <w:proofErr w:type="spellEnd"/>
      <w:r>
        <w:t xml:space="preserve"> and </w:t>
      </w:r>
      <w:proofErr w:type="spellStart"/>
      <w:r>
        <w:t>Reznick</w:t>
      </w:r>
      <w:proofErr w:type="spellEnd"/>
      <w:r>
        <w:t xml:space="preserve"> 2009). With more sophisticated social behaviour than </w:t>
      </w:r>
      <w:r>
        <w:rPr>
          <w:i/>
        </w:rPr>
        <w:t xml:space="preserve">D. </w:t>
      </w:r>
      <w:proofErr w:type="spellStart"/>
      <w:r>
        <w:rPr>
          <w:i/>
        </w:rPr>
        <w:t>melanogaster</w:t>
      </w:r>
      <w:proofErr w:type="spellEnd"/>
      <w:r>
        <w:t>,</w:t>
      </w:r>
      <w:r>
        <w:rPr>
          <w:i/>
        </w:rPr>
        <w:t xml:space="preserve"> N. </w:t>
      </w:r>
      <w:proofErr w:type="spellStart"/>
      <w:r>
        <w:rPr>
          <w:i/>
        </w:rPr>
        <w:t>vespilloides</w:t>
      </w:r>
      <w:proofErr w:type="spellEnd"/>
      <w:r>
        <w:rPr>
          <w:i/>
        </w:rPr>
        <w:t xml:space="preserve"> </w:t>
      </w:r>
      <w:r>
        <w:t xml:space="preserve">is more easily relatable to other species (Bourke 2007). Studying different species is insightful since the patterns of ageing may be uniquely different between species (Charlesworth 2000; Jones </w:t>
      </w:r>
      <w:r w:rsidRPr="00BE7966">
        <w:rPr>
          <w:i/>
        </w:rPr>
        <w:t>et al</w:t>
      </w:r>
      <w:r>
        <w:rPr>
          <w:i/>
        </w:rPr>
        <w:t>.</w:t>
      </w:r>
      <w:r>
        <w:t xml:space="preserve"> 2014).</w:t>
      </w:r>
    </w:p>
    <w:p w:rsidR="0034160D" w:rsidRDefault="0034160D" w:rsidP="00AD43C9">
      <w:pPr>
        <w:spacing w:line="360" w:lineRule="auto"/>
      </w:pPr>
    </w:p>
    <w:p w:rsidR="00AD43C9" w:rsidRPr="0034160D" w:rsidRDefault="0034160D" w:rsidP="00AD43C9">
      <w:pPr>
        <w:spacing w:line="360" w:lineRule="auto"/>
        <w:rPr>
          <w:u w:val="single"/>
        </w:rPr>
      </w:pPr>
      <w:r>
        <w:rPr>
          <w:u w:val="single"/>
        </w:rPr>
        <w:t xml:space="preserve">4.6 </w:t>
      </w:r>
      <w:r w:rsidR="00355384">
        <w:rPr>
          <w:u w:val="single"/>
        </w:rPr>
        <w:t>Future P</w:t>
      </w:r>
      <w:r w:rsidR="00AD43C9" w:rsidRPr="0034160D">
        <w:rPr>
          <w:u w:val="single"/>
        </w:rPr>
        <w:t>erspectives</w:t>
      </w:r>
    </w:p>
    <w:p w:rsidR="00AD43C9" w:rsidRDefault="00AD43C9" w:rsidP="00AD43C9">
      <w:pPr>
        <w:spacing w:line="360" w:lineRule="auto"/>
      </w:pPr>
      <w:r>
        <w:t xml:space="preserve">The work could be extended in future studies by resolving the issue of mould for low density carcasses, for example, by using an anti-fungal treatment. This would </w:t>
      </w:r>
      <w:r>
        <w:lastRenderedPageBreak/>
        <w:t xml:space="preserve">remove the potentially confounding effect of the mould, which destroys broods, and would also confirm that the conclusions reached in the present study are correct. Ageing involves deterioration in physiology and bodily function over time (Partridge and Barton 1993). To investigate this phenomenon, a series of experiments on </w:t>
      </w:r>
      <w:r>
        <w:rPr>
          <w:i/>
        </w:rPr>
        <w:t xml:space="preserve">N. </w:t>
      </w:r>
      <w:proofErr w:type="spellStart"/>
      <w:r>
        <w:rPr>
          <w:i/>
        </w:rPr>
        <w:t>vespilloides</w:t>
      </w:r>
      <w:proofErr w:type="spellEnd"/>
      <w:r>
        <w:t xml:space="preserve"> could measure the performance of adults over their lifetime to record how these will deteriorate with time (</w:t>
      </w:r>
      <w:proofErr w:type="spellStart"/>
      <w:r>
        <w:t>Reznick</w:t>
      </w:r>
      <w:proofErr w:type="spellEnd"/>
      <w:r>
        <w:t xml:space="preserve"> </w:t>
      </w:r>
      <w:r w:rsidRPr="00BE7966">
        <w:rPr>
          <w:i/>
        </w:rPr>
        <w:t>et al</w:t>
      </w:r>
      <w:r>
        <w:rPr>
          <w:i/>
        </w:rPr>
        <w:t>.</w:t>
      </w:r>
      <w:r>
        <w:t xml:space="preserve"> 2004). An example of one such </w:t>
      </w:r>
      <w:proofErr w:type="gramStart"/>
      <w:r>
        <w:t>study,</w:t>
      </w:r>
      <w:proofErr w:type="gramEnd"/>
      <w:r>
        <w:t xml:space="preserve"> is a trial that was attempted involving measuring the speed with which beetles could re-bury themselves when placed in bright light, since beetles will naturally avoid light and dig into the soil. This experiment could not be effectively carried out during the time available, although it could be included in future studies to supplement the data on age specific mortality and create a better picture of ageing in this species. An interesting feature of previous work has been the interaction between larval density, body mass, and starvation resistance which show that detrimental effects of high larval density only come into effect when the population is stressed, for example, through lack of food (</w:t>
      </w:r>
      <w:proofErr w:type="spellStart"/>
      <w:r>
        <w:t>Baldal</w:t>
      </w:r>
      <w:proofErr w:type="spellEnd"/>
      <w:r>
        <w:t xml:space="preserve"> </w:t>
      </w:r>
      <w:r w:rsidRPr="00BE7966">
        <w:rPr>
          <w:i/>
        </w:rPr>
        <w:t>et al</w:t>
      </w:r>
      <w:r>
        <w:rPr>
          <w:i/>
        </w:rPr>
        <w:t>.</w:t>
      </w:r>
      <w:r>
        <w:t xml:space="preserve"> 2005). This could be studied through food stressing the beetles during their adult life. Such a study could also look at the effects of dietary restriction more directly and examine how interactions between environmental factors affect ageing.</w:t>
      </w:r>
    </w:p>
    <w:p w:rsidR="00AD43C9" w:rsidRDefault="00AD43C9" w:rsidP="00AD43C9">
      <w:pPr>
        <w:spacing w:line="360" w:lineRule="auto"/>
      </w:pPr>
    </w:p>
    <w:p w:rsidR="00AD43C9" w:rsidRDefault="00AD43C9" w:rsidP="00AD43C9">
      <w:pPr>
        <w:spacing w:line="360" w:lineRule="auto"/>
      </w:pPr>
      <w:r>
        <w:tab/>
        <w:t>The location of the lab changed during the study period, and time was spent adjusting the new lab conditions to mirror those of the old lab. Since beetles were of different ages when they were moved, this factor could explain the differences in mortality observed between blocks. The beetles were kept in constant light at 20</w:t>
      </w:r>
      <w:r>
        <w:rPr>
          <w:vertAlign w:val="superscript"/>
        </w:rPr>
        <w:t>0</w:t>
      </w:r>
      <w:r>
        <w:t xml:space="preserve">C but </w:t>
      </w:r>
      <w:r>
        <w:rPr>
          <w:i/>
        </w:rPr>
        <w:t xml:space="preserve">N. </w:t>
      </w:r>
      <w:proofErr w:type="spellStart"/>
      <w:r>
        <w:rPr>
          <w:i/>
        </w:rPr>
        <w:t>vespilloides</w:t>
      </w:r>
      <w:proofErr w:type="spellEnd"/>
      <w:r>
        <w:rPr>
          <w:i/>
        </w:rPr>
        <w:t xml:space="preserve"> </w:t>
      </w:r>
      <w:r>
        <w:t>is usually a nocturnal animal (</w:t>
      </w:r>
      <w:proofErr w:type="spellStart"/>
      <w:r>
        <w:t>Pukowski</w:t>
      </w:r>
      <w:proofErr w:type="spellEnd"/>
      <w:r>
        <w:t xml:space="preserve"> 1933) with a northern distribution (Scott 1998) where the temperature would only occasionally reach 20</w:t>
      </w:r>
      <w:r>
        <w:rPr>
          <w:vertAlign w:val="superscript"/>
        </w:rPr>
        <w:t>0</w:t>
      </w:r>
      <w:r>
        <w:t>C, let alone be constant. Future experiments incorporating variation in temperature and more natural light conditions would address all of these noted issues, and could investigate whether they also have an impact on ageing. Hawley (1985) showed that the effect of larval density on lifespan in mosquitoes varied between the lab and the field, with a need for field studies on ageing acknowledged to make studies more widely applicable (</w:t>
      </w:r>
      <w:proofErr w:type="spellStart"/>
      <w:r>
        <w:t>Leroi</w:t>
      </w:r>
      <w:proofErr w:type="spellEnd"/>
      <w:r>
        <w:t xml:space="preserve"> </w:t>
      </w:r>
      <w:r w:rsidRPr="00BE7966">
        <w:rPr>
          <w:i/>
        </w:rPr>
        <w:t>et al</w:t>
      </w:r>
      <w:r>
        <w:rPr>
          <w:i/>
        </w:rPr>
        <w:t>.</w:t>
      </w:r>
      <w:r>
        <w:t xml:space="preserve"> 2005; </w:t>
      </w:r>
      <w:proofErr w:type="spellStart"/>
      <w:r>
        <w:t>Ljubunic</w:t>
      </w:r>
      <w:proofErr w:type="spellEnd"/>
      <w:r>
        <w:t xml:space="preserve"> and </w:t>
      </w:r>
      <w:proofErr w:type="spellStart"/>
      <w:r>
        <w:t>Reznick</w:t>
      </w:r>
      <w:proofErr w:type="spellEnd"/>
      <w:r>
        <w:t xml:space="preserve"> 2009). As Trumbo documents, field-work with </w:t>
      </w:r>
      <w:r>
        <w:rPr>
          <w:i/>
        </w:rPr>
        <w:t xml:space="preserve">N. </w:t>
      </w:r>
      <w:proofErr w:type="spellStart"/>
      <w:r>
        <w:rPr>
          <w:i/>
        </w:rPr>
        <w:t>vespilloides</w:t>
      </w:r>
      <w:proofErr w:type="spellEnd"/>
      <w:r>
        <w:rPr>
          <w:i/>
        </w:rPr>
        <w:t xml:space="preserve"> </w:t>
      </w:r>
      <w:r>
        <w:t xml:space="preserve">is very challenging (1990a, b), and it limits our understanding of lab work with this species in a real-world context, although recent developments using molecular markers have shown field-work is possible and </w:t>
      </w:r>
      <w:r>
        <w:lastRenderedPageBreak/>
        <w:t>worthwhile exploring further in the future (</w:t>
      </w:r>
      <w:proofErr w:type="spellStart"/>
      <w:r>
        <w:t>Müller</w:t>
      </w:r>
      <w:proofErr w:type="spellEnd"/>
      <w:r>
        <w:t xml:space="preserve"> </w:t>
      </w:r>
      <w:r w:rsidRPr="00BE7966">
        <w:rPr>
          <w:i/>
        </w:rPr>
        <w:t>et al</w:t>
      </w:r>
      <w:r>
        <w:rPr>
          <w:i/>
        </w:rPr>
        <w:t>.</w:t>
      </w:r>
      <w:r>
        <w:t xml:space="preserve"> 2007). Measurements of larval mass at dispersal and mass of the carcass remaining at this time would be good to record in future to gain a measurement of food consumption and more accurately quantify larval competition.</w:t>
      </w:r>
      <w:r w:rsidR="00355384">
        <w:t xml:space="preserve"> Previous study (Clare and </w:t>
      </w:r>
      <w:proofErr w:type="spellStart"/>
      <w:r w:rsidR="00355384">
        <w:t>Luckinbill</w:t>
      </w:r>
      <w:proofErr w:type="spellEnd"/>
      <w:r w:rsidR="00355384">
        <w:t xml:space="preserve"> 1985) has also identified a trade-off between longevity and reproduction that could be investigated in </w:t>
      </w:r>
      <w:r w:rsidR="00355384">
        <w:rPr>
          <w:i/>
        </w:rPr>
        <w:t xml:space="preserve">N. </w:t>
      </w:r>
      <w:proofErr w:type="spellStart"/>
      <w:r w:rsidR="00355384">
        <w:rPr>
          <w:i/>
        </w:rPr>
        <w:t>vespilloides</w:t>
      </w:r>
      <w:proofErr w:type="spellEnd"/>
      <w:r w:rsidR="00355384">
        <w:t xml:space="preserve"> while also involving the effect of density. </w:t>
      </w:r>
      <w:r>
        <w:t>One final improvement to the current study to mention, is to simply replicate more blocks to increase the sample size. When the population was split to look for specific differences between groups the power of the statistical analysis dropped, dramatically increasingly the type 2 error rate. Having more beetles would increase the sample size and improve the confidence in our results.</w:t>
      </w:r>
    </w:p>
    <w:p w:rsidR="00AD43C9" w:rsidRDefault="00AD43C9" w:rsidP="00AD43C9">
      <w:pPr>
        <w:spacing w:line="360" w:lineRule="auto"/>
      </w:pPr>
    </w:p>
    <w:p w:rsidR="00AD43C9" w:rsidRPr="0034160D" w:rsidRDefault="0034160D" w:rsidP="00AD43C9">
      <w:pPr>
        <w:spacing w:line="360" w:lineRule="auto"/>
        <w:rPr>
          <w:u w:val="single"/>
        </w:rPr>
      </w:pPr>
      <w:r>
        <w:rPr>
          <w:u w:val="single"/>
        </w:rPr>
        <w:t xml:space="preserve">4.7 </w:t>
      </w:r>
      <w:r w:rsidR="00AD43C9" w:rsidRPr="0034160D">
        <w:rPr>
          <w:u w:val="single"/>
        </w:rPr>
        <w:t>Conclusion</w:t>
      </w:r>
    </w:p>
    <w:p w:rsidR="00AD43C9" w:rsidRDefault="00AD43C9" w:rsidP="00AD43C9">
      <w:pPr>
        <w:spacing w:line="360" w:lineRule="auto"/>
      </w:pPr>
      <w:r>
        <w:t xml:space="preserve">The larval density of </w:t>
      </w:r>
      <w:r>
        <w:rPr>
          <w:i/>
        </w:rPr>
        <w:t xml:space="preserve">N. </w:t>
      </w:r>
      <w:proofErr w:type="spellStart"/>
      <w:r>
        <w:rPr>
          <w:i/>
        </w:rPr>
        <w:t>vespilloides</w:t>
      </w:r>
      <w:proofErr w:type="spellEnd"/>
      <w:r>
        <w:t xml:space="preserve"> on mouse carcasses was manipulated in order to test for its effect on ageing. Increased larval density led to more competition which in turn led to condition dependent viability selection being enforced on the beetles, which produced adults with a lower risk of intrinsic mortality. Low density beetles had not experienced the effects of competition, thus they suffered a greater baseline risk of mortality than high and medium density beetles (Figure 7). It is concluded that this was due to frailer beetles not being selected out at the larvae stage in low density treatments, and therefore becoming adults with a greater risk of intrinsic mortality and an implied lower fitness. As high density beetles are smaller, hence less fit as adults, it appears that selection has influenced larval density to create an optimal size approximately similar to the medium density treatment used in the experiment, where both ageing and size are optimized. By considering how environmental factors like larval density affect lifetime mortality through selection early in life, we can place ageing in a more practical framework that incorporates aspects of species ecology, both competitive and cooperative, to produce a better understanding of the evolution of ageing.</w:t>
      </w:r>
    </w:p>
    <w:p w:rsidR="00AD43C9" w:rsidRDefault="00AD43C9">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AD43C9" w:rsidRPr="00AD43C9" w:rsidRDefault="00AD43C9" w:rsidP="00AD43C9">
      <w:pPr>
        <w:rPr>
          <w:b/>
          <w:sz w:val="28"/>
          <w:szCs w:val="28"/>
        </w:rPr>
      </w:pPr>
      <w:r w:rsidRPr="00AD43C9">
        <w:rPr>
          <w:b/>
          <w:sz w:val="28"/>
          <w:szCs w:val="28"/>
        </w:rPr>
        <w:lastRenderedPageBreak/>
        <w:t>Acknowledgements</w:t>
      </w:r>
    </w:p>
    <w:p w:rsidR="00AD43C9" w:rsidRDefault="00AD43C9" w:rsidP="00AD43C9">
      <w:pPr>
        <w:spacing w:line="360" w:lineRule="auto"/>
      </w:pPr>
    </w:p>
    <w:p w:rsidR="00AD43C9" w:rsidRPr="00F24A3E" w:rsidRDefault="00AD43C9" w:rsidP="00AD43C9">
      <w:pPr>
        <w:spacing w:line="360" w:lineRule="auto"/>
      </w:pPr>
      <w:r>
        <w:t xml:space="preserve">I would like to thank Dr Jacob </w:t>
      </w:r>
      <w:proofErr w:type="spellStart"/>
      <w:r>
        <w:t>Moorad</w:t>
      </w:r>
      <w:proofErr w:type="spellEnd"/>
      <w:r>
        <w:t xml:space="preserve"> for introducing me to the interesting field of the evolution of ageing, and for his attentive and helpful supervision of my research project. The project benefited from his help with the use of R and his constructive critical comments, particularly in respect of statistical analyses. I am indebted to Ashleigh </w:t>
      </w:r>
      <w:proofErr w:type="spellStart"/>
      <w:r>
        <w:t>Whiffin</w:t>
      </w:r>
      <w:proofErr w:type="spellEnd"/>
      <w:r>
        <w:t xml:space="preserve"> for introducing me to the beetles, and without whom I would not have been able to carry out the experiments. I was assisted in the project by numerous helpful discussions with zookeeper Lucy Carter, and I would like to record her assistance with R. Lastly, I wish to thank Lucy Ford and Ed </w:t>
      </w:r>
      <w:proofErr w:type="spellStart"/>
      <w:r>
        <w:t>Ivimey</w:t>
      </w:r>
      <w:proofErr w:type="spellEnd"/>
      <w:r>
        <w:t xml:space="preserve">-Cook who helped to make the long hours in the lab bearable, and to thank them for their advice on all things beetles related. </w:t>
      </w:r>
    </w:p>
    <w:p w:rsidR="00986483" w:rsidRDefault="00986483">
      <w:pPr>
        <w:pStyle w:val="ListParagraph"/>
        <w:spacing w:line="360" w:lineRule="auto"/>
        <w:ind w:left="0"/>
      </w:pPr>
    </w:p>
    <w:p w:rsidR="0034160D" w:rsidRDefault="0034160D">
      <w:pPr>
        <w:pStyle w:val="ListParagraph"/>
        <w:spacing w:line="360" w:lineRule="auto"/>
        <w:ind w:left="0"/>
      </w:pPr>
    </w:p>
    <w:p w:rsidR="00AD43C9" w:rsidRDefault="00AD43C9">
      <w:pPr>
        <w:pStyle w:val="ListParagraph"/>
        <w:spacing w:line="360" w:lineRule="auto"/>
        <w:ind w:left="0"/>
      </w:pPr>
    </w:p>
    <w:p w:rsidR="00AD43C9" w:rsidRPr="00430582" w:rsidRDefault="00AD43C9" w:rsidP="00AD43C9">
      <w:pPr>
        <w:autoSpaceDE w:val="0"/>
        <w:autoSpaceDN w:val="0"/>
        <w:adjustRightInd w:val="0"/>
        <w:spacing w:line="240" w:lineRule="auto"/>
        <w:rPr>
          <w:rFonts w:cs="Arial"/>
          <w:b/>
          <w:sz w:val="28"/>
          <w:szCs w:val="28"/>
        </w:rPr>
      </w:pPr>
      <w:r w:rsidRPr="00430582">
        <w:rPr>
          <w:rFonts w:cs="Arial"/>
          <w:b/>
          <w:sz w:val="28"/>
          <w:szCs w:val="28"/>
        </w:rPr>
        <w:t>References</w:t>
      </w:r>
    </w:p>
    <w:p w:rsidR="00AD43C9" w:rsidRDefault="00AD43C9" w:rsidP="00AD43C9">
      <w:pPr>
        <w:autoSpaceDE w:val="0"/>
        <w:autoSpaceDN w:val="0"/>
        <w:adjustRightInd w:val="0"/>
        <w:spacing w:line="240" w:lineRule="auto"/>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041BEF">
        <w:rPr>
          <w:rFonts w:cs="Arial"/>
          <w:bCs/>
          <w:szCs w:val="24"/>
        </w:rPr>
        <w:t>A</w:t>
      </w:r>
      <w:r>
        <w:rPr>
          <w:rFonts w:cs="Arial"/>
          <w:bCs/>
          <w:szCs w:val="24"/>
        </w:rPr>
        <w:t>k</w:t>
      </w:r>
      <w:r w:rsidRPr="00041BEF">
        <w:rPr>
          <w:rFonts w:cs="Arial"/>
          <w:bCs/>
          <w:szCs w:val="24"/>
        </w:rPr>
        <w:t>aike</w:t>
      </w:r>
      <w:proofErr w:type="spellEnd"/>
      <w:r w:rsidRPr="00041BEF">
        <w:rPr>
          <w:rFonts w:cs="Arial"/>
          <w:bCs/>
          <w:szCs w:val="24"/>
        </w:rPr>
        <w:t xml:space="preserve">, H. 1974. A new </w:t>
      </w:r>
      <w:r w:rsidRPr="00041BEF">
        <w:rPr>
          <w:rFonts w:cs="Arial"/>
          <w:szCs w:val="24"/>
        </w:rPr>
        <w:t>look at the statistical model identification</w:t>
      </w:r>
      <w:r>
        <w:rPr>
          <w:rFonts w:cs="Arial"/>
          <w:szCs w:val="24"/>
        </w:rPr>
        <w:t xml:space="preserve">. </w:t>
      </w:r>
      <w:r>
        <w:rPr>
          <w:i/>
          <w:iCs/>
        </w:rPr>
        <w:t>Automatic Control, IEEE Transactions on</w:t>
      </w:r>
      <w:r>
        <w:rPr>
          <w:iCs/>
        </w:rPr>
        <w:t xml:space="preserve"> 19(6): 716–723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proofErr w:type="gramStart"/>
      <w:r w:rsidRPr="002B2EBE">
        <w:rPr>
          <w:rFonts w:cs="Arial"/>
          <w:szCs w:val="24"/>
        </w:rPr>
        <w:t>Arce</w:t>
      </w:r>
      <w:proofErr w:type="spellEnd"/>
      <w:r w:rsidRPr="002B2EBE">
        <w:rPr>
          <w:rFonts w:cs="Arial"/>
          <w:szCs w:val="24"/>
        </w:rPr>
        <w:t>, A. N., Jo</w:t>
      </w:r>
      <w:r>
        <w:rPr>
          <w:rFonts w:cs="Arial"/>
          <w:szCs w:val="24"/>
        </w:rPr>
        <w:t xml:space="preserve">hnston, P. R., </w:t>
      </w:r>
      <w:proofErr w:type="spellStart"/>
      <w:r>
        <w:rPr>
          <w:rFonts w:cs="Arial"/>
          <w:szCs w:val="24"/>
        </w:rPr>
        <w:t>Smiseth</w:t>
      </w:r>
      <w:proofErr w:type="spellEnd"/>
      <w:r>
        <w:rPr>
          <w:rFonts w:cs="Arial"/>
          <w:szCs w:val="24"/>
        </w:rPr>
        <w:t xml:space="preserve">, P. T. and </w:t>
      </w:r>
      <w:proofErr w:type="spellStart"/>
      <w:r w:rsidRPr="002B2EBE">
        <w:rPr>
          <w:rFonts w:cs="Arial"/>
          <w:szCs w:val="24"/>
        </w:rPr>
        <w:t>Rozen</w:t>
      </w:r>
      <w:proofErr w:type="spellEnd"/>
      <w:r w:rsidRPr="002B2EBE">
        <w:rPr>
          <w:rFonts w:cs="Arial"/>
          <w:szCs w:val="24"/>
        </w:rPr>
        <w:t>, D. E. 2012.</w:t>
      </w:r>
      <w:proofErr w:type="gramEnd"/>
      <w:r w:rsidRPr="002B2EBE">
        <w:rPr>
          <w:rFonts w:cs="Arial"/>
          <w:szCs w:val="24"/>
        </w:rPr>
        <w:t xml:space="preserve"> </w:t>
      </w:r>
      <w:proofErr w:type="gramStart"/>
      <w:r w:rsidRPr="002B2EBE">
        <w:rPr>
          <w:rFonts w:cs="Arial"/>
          <w:szCs w:val="24"/>
        </w:rPr>
        <w:t>Mechanisms and</w:t>
      </w:r>
      <w:r>
        <w:rPr>
          <w:rFonts w:cs="Arial"/>
          <w:szCs w:val="24"/>
        </w:rPr>
        <w:t xml:space="preserve"> </w:t>
      </w:r>
      <w:r w:rsidRPr="002B2EBE">
        <w:rPr>
          <w:rFonts w:cs="Arial"/>
          <w:szCs w:val="24"/>
        </w:rPr>
        <w:t>fitness effects of antibacterial defences in a carrion beetle.</w:t>
      </w:r>
      <w:proofErr w:type="gramEnd"/>
      <w:r w:rsidRPr="002B2EBE">
        <w:rPr>
          <w:rFonts w:cs="Arial"/>
          <w:szCs w:val="24"/>
        </w:rPr>
        <w:t xml:space="preserve"> </w:t>
      </w:r>
      <w:r w:rsidRPr="00585696">
        <w:rPr>
          <w:rFonts w:cs="Arial"/>
          <w:i/>
          <w:szCs w:val="24"/>
        </w:rPr>
        <w:t>Journal of Evolutionary Biology</w:t>
      </w:r>
      <w:r w:rsidRPr="002B2EBE">
        <w:rPr>
          <w:rFonts w:cs="Arial"/>
          <w:szCs w:val="24"/>
        </w:rPr>
        <w:t xml:space="preserve"> 25</w:t>
      </w:r>
      <w:r>
        <w:rPr>
          <w:rFonts w:cs="Arial"/>
          <w:szCs w:val="24"/>
        </w:rPr>
        <w:t>:</w:t>
      </w:r>
      <w:r w:rsidRPr="002B2EBE">
        <w:rPr>
          <w:rFonts w:cs="Arial"/>
          <w:szCs w:val="24"/>
        </w:rPr>
        <w:t xml:space="preserve"> 930</w:t>
      </w:r>
      <w:r>
        <w:rPr>
          <w:rFonts w:cs="Arial"/>
          <w:szCs w:val="24"/>
        </w:rPr>
        <w:t>–</w:t>
      </w:r>
      <w:r w:rsidRPr="002B2EBE">
        <w:rPr>
          <w:rFonts w:cs="Arial"/>
          <w:szCs w:val="24"/>
        </w:rPr>
        <w:t>937</w:t>
      </w:r>
    </w:p>
    <w:p w:rsidR="00AD43C9" w:rsidRDefault="00AD43C9" w:rsidP="00AD43C9">
      <w:pPr>
        <w:autoSpaceDE w:val="0"/>
        <w:autoSpaceDN w:val="0"/>
        <w:adjustRightInd w:val="0"/>
        <w:spacing w:line="360" w:lineRule="auto"/>
        <w:ind w:left="720" w:hanging="720"/>
        <w:rPr>
          <w:rFonts w:cs="Arial"/>
          <w:szCs w:val="24"/>
        </w:rPr>
      </w:pPr>
    </w:p>
    <w:p w:rsidR="00AD43C9" w:rsidRPr="004B33DC" w:rsidRDefault="00AD43C9" w:rsidP="00AD43C9">
      <w:pPr>
        <w:autoSpaceDE w:val="0"/>
        <w:autoSpaceDN w:val="0"/>
        <w:adjustRightInd w:val="0"/>
        <w:spacing w:line="360" w:lineRule="auto"/>
        <w:ind w:left="720" w:hanging="720"/>
        <w:rPr>
          <w:rFonts w:cs="Arial"/>
          <w:szCs w:val="24"/>
        </w:rPr>
      </w:pPr>
      <w:proofErr w:type="spellStart"/>
      <w:r w:rsidRPr="002B2EBE">
        <w:rPr>
          <w:rFonts w:cs="Arial"/>
          <w:color w:val="000000"/>
          <w:szCs w:val="24"/>
        </w:rPr>
        <w:t>Arce</w:t>
      </w:r>
      <w:proofErr w:type="spellEnd"/>
      <w:r>
        <w:rPr>
          <w:rFonts w:cs="Arial"/>
          <w:color w:val="000000"/>
          <w:szCs w:val="24"/>
        </w:rPr>
        <w:t xml:space="preserve">, </w:t>
      </w:r>
      <w:proofErr w:type="gramStart"/>
      <w:r>
        <w:rPr>
          <w:rFonts w:cs="Arial"/>
          <w:color w:val="000000"/>
          <w:szCs w:val="24"/>
        </w:rPr>
        <w:t xml:space="preserve">A.N </w:t>
      </w:r>
      <w:r w:rsidRPr="002B2EBE">
        <w:rPr>
          <w:rFonts w:cs="Arial"/>
          <w:color w:val="000000"/>
          <w:szCs w:val="24"/>
        </w:rPr>
        <w:t>,</w:t>
      </w:r>
      <w:proofErr w:type="gramEnd"/>
      <w:r>
        <w:rPr>
          <w:rFonts w:cs="Arial"/>
          <w:color w:val="000000"/>
          <w:szCs w:val="24"/>
        </w:rPr>
        <w:t xml:space="preserve"> </w:t>
      </w:r>
      <w:proofErr w:type="spellStart"/>
      <w:r w:rsidRPr="002B2EBE">
        <w:rPr>
          <w:rFonts w:cs="Arial"/>
          <w:color w:val="000000"/>
          <w:szCs w:val="24"/>
        </w:rPr>
        <w:t>Smiseth</w:t>
      </w:r>
      <w:proofErr w:type="spellEnd"/>
      <w:r>
        <w:rPr>
          <w:rFonts w:cs="Arial"/>
          <w:color w:val="000000"/>
          <w:szCs w:val="24"/>
        </w:rPr>
        <w:t xml:space="preserve">, P.T. and </w:t>
      </w:r>
      <w:proofErr w:type="spellStart"/>
      <w:r w:rsidRPr="002B2EBE">
        <w:rPr>
          <w:rFonts w:cs="Arial"/>
          <w:color w:val="000000"/>
          <w:szCs w:val="24"/>
        </w:rPr>
        <w:t>Rozen</w:t>
      </w:r>
      <w:proofErr w:type="spellEnd"/>
      <w:r>
        <w:rPr>
          <w:rFonts w:cs="Arial"/>
          <w:color w:val="000000"/>
          <w:szCs w:val="24"/>
        </w:rPr>
        <w:t xml:space="preserve">, D.E. </w:t>
      </w:r>
      <w:r w:rsidRPr="002B2EBE">
        <w:rPr>
          <w:rFonts w:cs="Arial"/>
          <w:szCs w:val="24"/>
        </w:rPr>
        <w:t xml:space="preserve">2013. </w:t>
      </w:r>
      <w:proofErr w:type="gramStart"/>
      <w:r w:rsidRPr="002B2EBE">
        <w:rPr>
          <w:rFonts w:cs="Arial"/>
          <w:szCs w:val="24"/>
        </w:rPr>
        <w:t xml:space="preserve">Antimicrobial secretions and social immunity in larval burying beetles, </w:t>
      </w:r>
      <w:proofErr w:type="spellStart"/>
      <w:r>
        <w:rPr>
          <w:rFonts w:cs="Arial"/>
          <w:i/>
          <w:szCs w:val="24"/>
        </w:rPr>
        <w:t>Nicrophorus</w:t>
      </w:r>
      <w:proofErr w:type="spellEnd"/>
      <w:r>
        <w:rPr>
          <w:rFonts w:cs="Arial"/>
          <w:i/>
          <w:szCs w:val="24"/>
        </w:rPr>
        <w:t xml:space="preserve"> </w:t>
      </w:r>
      <w:proofErr w:type="spellStart"/>
      <w:r>
        <w:rPr>
          <w:rFonts w:cs="Arial"/>
          <w:i/>
          <w:szCs w:val="24"/>
        </w:rPr>
        <w:t>vespilloides</w:t>
      </w:r>
      <w:proofErr w:type="spellEnd"/>
      <w:r w:rsidRPr="002B2EBE">
        <w:rPr>
          <w:rFonts w:cs="Arial"/>
          <w:szCs w:val="24"/>
        </w:rPr>
        <w:t>.</w:t>
      </w:r>
      <w:proofErr w:type="gramEnd"/>
      <w:r w:rsidRPr="002B2EBE">
        <w:rPr>
          <w:rFonts w:cs="Arial"/>
          <w:szCs w:val="24"/>
        </w:rPr>
        <w:t xml:space="preserve"> </w:t>
      </w:r>
      <w:r w:rsidRPr="002B2EBE">
        <w:rPr>
          <w:rFonts w:cs="Arial"/>
          <w:i/>
          <w:szCs w:val="24"/>
        </w:rPr>
        <w:t>Animal</w:t>
      </w:r>
      <w:r w:rsidRPr="00791161">
        <w:rPr>
          <w:rFonts w:cs="Arial"/>
          <w:i/>
          <w:szCs w:val="24"/>
        </w:rPr>
        <w:t xml:space="preserve"> Behaviour</w:t>
      </w:r>
      <w:r>
        <w:rPr>
          <w:rFonts w:cs="Arial"/>
          <w:szCs w:val="24"/>
        </w:rPr>
        <w:t xml:space="preserve"> 86: 741–745</w:t>
      </w:r>
    </w:p>
    <w:p w:rsidR="00AD43C9" w:rsidRDefault="00AD43C9" w:rsidP="00AD43C9">
      <w:pPr>
        <w:autoSpaceDE w:val="0"/>
        <w:autoSpaceDN w:val="0"/>
        <w:adjustRightInd w:val="0"/>
        <w:spacing w:line="360" w:lineRule="auto"/>
        <w:ind w:left="720" w:hanging="720"/>
        <w:rPr>
          <w:rFonts w:cs="Arial"/>
          <w:bCs/>
          <w:szCs w:val="24"/>
        </w:rPr>
      </w:pPr>
    </w:p>
    <w:p w:rsidR="00AD43C9" w:rsidRPr="000D0B80" w:rsidRDefault="00AD43C9" w:rsidP="00AD43C9">
      <w:pPr>
        <w:autoSpaceDE w:val="0"/>
        <w:autoSpaceDN w:val="0"/>
        <w:adjustRightInd w:val="0"/>
        <w:spacing w:line="360" w:lineRule="auto"/>
        <w:ind w:left="720" w:hanging="720"/>
        <w:rPr>
          <w:rFonts w:cs="Arial"/>
          <w:szCs w:val="24"/>
        </w:rPr>
      </w:pPr>
      <w:proofErr w:type="spellStart"/>
      <w:r>
        <w:rPr>
          <w:rFonts w:cs="Arial"/>
          <w:iCs/>
          <w:szCs w:val="24"/>
        </w:rPr>
        <w:t>Arking</w:t>
      </w:r>
      <w:proofErr w:type="spellEnd"/>
      <w:r>
        <w:rPr>
          <w:rFonts w:cs="Arial"/>
          <w:iCs/>
          <w:szCs w:val="24"/>
        </w:rPr>
        <w:t xml:space="preserve">, R. 1987. </w:t>
      </w:r>
      <w:r>
        <w:rPr>
          <w:rFonts w:cs="Arial"/>
          <w:szCs w:val="24"/>
        </w:rPr>
        <w:t xml:space="preserve">Successful selection for increased longevity in </w:t>
      </w:r>
      <w:r>
        <w:rPr>
          <w:rFonts w:cs="Arial"/>
          <w:i/>
          <w:szCs w:val="24"/>
        </w:rPr>
        <w:t>Drosophila</w:t>
      </w:r>
      <w:r>
        <w:rPr>
          <w:rFonts w:cs="Arial"/>
          <w:szCs w:val="24"/>
        </w:rPr>
        <w:t xml:space="preserve">: analysis of the survival data and presentation of a hypothesis on the genetic regulation of longevity. </w:t>
      </w:r>
      <w:r>
        <w:rPr>
          <w:rFonts w:cs="Arial"/>
          <w:i/>
          <w:iCs/>
          <w:szCs w:val="24"/>
        </w:rPr>
        <w:t>Experimental Gerontolo</w:t>
      </w:r>
      <w:r w:rsidRPr="00AE2E6F">
        <w:rPr>
          <w:rFonts w:cs="Arial"/>
          <w:i/>
          <w:iCs/>
          <w:szCs w:val="24"/>
        </w:rPr>
        <w:t>gy</w:t>
      </w:r>
      <w:r>
        <w:rPr>
          <w:rFonts w:cs="Arial"/>
          <w:i/>
          <w:iCs/>
          <w:szCs w:val="24"/>
        </w:rPr>
        <w:t xml:space="preserve"> </w:t>
      </w:r>
      <w:r w:rsidRPr="00AE2E6F">
        <w:rPr>
          <w:rFonts w:cs="Arial"/>
          <w:szCs w:val="24"/>
        </w:rPr>
        <w:t>22</w:t>
      </w:r>
      <w:r>
        <w:rPr>
          <w:rFonts w:cs="Arial"/>
          <w:szCs w:val="24"/>
        </w:rPr>
        <w:t>: 199–</w:t>
      </w:r>
      <w:r w:rsidRPr="00AE2E6F">
        <w:rPr>
          <w:rFonts w:cs="Arial"/>
          <w:szCs w:val="24"/>
        </w:rPr>
        <w:t>220</w:t>
      </w:r>
    </w:p>
    <w:p w:rsidR="007D7918" w:rsidRDefault="007D7918"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spellStart"/>
      <w:r w:rsidRPr="00791161">
        <w:rPr>
          <w:rFonts w:cs="Arial"/>
          <w:szCs w:val="24"/>
        </w:rPr>
        <w:lastRenderedPageBreak/>
        <w:t>Baldal</w:t>
      </w:r>
      <w:proofErr w:type="spellEnd"/>
      <w:r w:rsidRPr="00791161">
        <w:rPr>
          <w:rFonts w:cs="Arial"/>
          <w:szCs w:val="24"/>
        </w:rPr>
        <w:t xml:space="preserve">, E.A., van </w:t>
      </w:r>
      <w:proofErr w:type="spellStart"/>
      <w:r w:rsidRPr="00791161">
        <w:rPr>
          <w:rFonts w:cs="Arial"/>
          <w:szCs w:val="24"/>
        </w:rPr>
        <w:t>der</w:t>
      </w:r>
      <w:proofErr w:type="spellEnd"/>
      <w:r w:rsidRPr="00791161">
        <w:rPr>
          <w:rFonts w:cs="Arial"/>
          <w:szCs w:val="24"/>
        </w:rPr>
        <w:t xml:space="preserve"> </w:t>
      </w:r>
      <w:proofErr w:type="spellStart"/>
      <w:r w:rsidRPr="00791161">
        <w:rPr>
          <w:rFonts w:cs="Arial"/>
          <w:szCs w:val="24"/>
        </w:rPr>
        <w:t>Linde</w:t>
      </w:r>
      <w:proofErr w:type="spellEnd"/>
      <w:r w:rsidRPr="00791161">
        <w:rPr>
          <w:rFonts w:cs="Arial"/>
          <w:szCs w:val="24"/>
        </w:rPr>
        <w:t xml:space="preserve">, K., van Alphen, J.J.M., </w:t>
      </w:r>
      <w:proofErr w:type="spellStart"/>
      <w:r w:rsidRPr="00791161">
        <w:rPr>
          <w:rFonts w:cs="Arial"/>
          <w:szCs w:val="24"/>
        </w:rPr>
        <w:t>Brakefield</w:t>
      </w:r>
      <w:proofErr w:type="spellEnd"/>
      <w:r w:rsidRPr="00791161">
        <w:rPr>
          <w:rFonts w:cs="Arial"/>
          <w:szCs w:val="24"/>
        </w:rPr>
        <w:t xml:space="preserve">, P.M. and </w:t>
      </w:r>
      <w:proofErr w:type="spellStart"/>
      <w:r w:rsidRPr="00791161">
        <w:rPr>
          <w:rFonts w:cs="Arial"/>
          <w:szCs w:val="24"/>
        </w:rPr>
        <w:t>Zwaan</w:t>
      </w:r>
      <w:proofErr w:type="spellEnd"/>
      <w:r w:rsidRPr="00791161">
        <w:rPr>
          <w:rFonts w:cs="Arial"/>
          <w:szCs w:val="24"/>
        </w:rPr>
        <w:t xml:space="preserve">, B.J. 2005. </w:t>
      </w:r>
      <w:proofErr w:type="gramStart"/>
      <w:r w:rsidRPr="00791161">
        <w:rPr>
          <w:rFonts w:cs="Arial"/>
          <w:szCs w:val="24"/>
        </w:rPr>
        <w:t xml:space="preserve">The effects of larval density on adult life-history traits in three species of </w:t>
      </w:r>
      <w:r>
        <w:rPr>
          <w:rFonts w:cs="Arial"/>
          <w:i/>
          <w:szCs w:val="24"/>
        </w:rPr>
        <w:t>Drosophila</w:t>
      </w:r>
      <w:r>
        <w:rPr>
          <w:rFonts w:cs="Arial"/>
          <w:szCs w:val="24"/>
        </w:rPr>
        <w:t>.</w:t>
      </w:r>
      <w:proofErr w:type="gramEnd"/>
      <w:r w:rsidRPr="00791161">
        <w:rPr>
          <w:rFonts w:cs="Arial"/>
          <w:szCs w:val="24"/>
        </w:rPr>
        <w:t xml:space="preserve"> </w:t>
      </w:r>
      <w:r w:rsidRPr="00120757">
        <w:rPr>
          <w:rFonts w:cs="Arial"/>
          <w:i/>
          <w:szCs w:val="24"/>
        </w:rPr>
        <w:t>Mechanisms of</w:t>
      </w:r>
      <w:r w:rsidRPr="00791161">
        <w:rPr>
          <w:rFonts w:cs="Arial"/>
          <w:i/>
          <w:szCs w:val="24"/>
        </w:rPr>
        <w:t xml:space="preserve"> Ageing and Development</w:t>
      </w:r>
      <w:r w:rsidRPr="00791161">
        <w:rPr>
          <w:rFonts w:cs="Arial"/>
          <w:szCs w:val="24"/>
        </w:rPr>
        <w:t xml:space="preserve"> 126: 407–416</w:t>
      </w:r>
    </w:p>
    <w:p w:rsidR="00AD43C9" w:rsidRDefault="00AD43C9" w:rsidP="00AD43C9">
      <w:pPr>
        <w:autoSpaceDE w:val="0"/>
        <w:autoSpaceDN w:val="0"/>
        <w:adjustRightInd w:val="0"/>
        <w:spacing w:line="360" w:lineRule="auto"/>
        <w:ind w:left="720" w:hanging="720"/>
        <w:rPr>
          <w:rFonts w:cs="Arial"/>
          <w:bCs/>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bCs/>
          <w:szCs w:val="24"/>
        </w:rPr>
        <w:t xml:space="preserve">Bartlett, J. 1987. </w:t>
      </w:r>
      <w:proofErr w:type="gramStart"/>
      <w:r w:rsidRPr="00791161">
        <w:rPr>
          <w:rFonts w:cs="Arial"/>
          <w:bCs/>
          <w:szCs w:val="24"/>
        </w:rPr>
        <w:t>Filial cannibalism in burying beetles</w:t>
      </w:r>
      <w:r>
        <w:rPr>
          <w:rFonts w:cs="Arial"/>
          <w:bCs/>
          <w:szCs w:val="24"/>
        </w:rPr>
        <w:t>.</w:t>
      </w:r>
      <w:proofErr w:type="gramEnd"/>
      <w:r w:rsidRPr="00791161">
        <w:rPr>
          <w:rFonts w:cs="Arial"/>
          <w:bCs/>
          <w:szCs w:val="24"/>
        </w:rPr>
        <w:t xml:space="preserve"> </w:t>
      </w:r>
      <w:r w:rsidRPr="00791161">
        <w:rPr>
          <w:rFonts w:cs="Arial"/>
          <w:i/>
          <w:szCs w:val="24"/>
        </w:rPr>
        <w:t xml:space="preserve">Behavioural Ecology and </w:t>
      </w:r>
      <w:proofErr w:type="spellStart"/>
      <w:r w:rsidRPr="00791161">
        <w:rPr>
          <w:rFonts w:cs="Arial"/>
          <w:i/>
          <w:szCs w:val="24"/>
        </w:rPr>
        <w:t>Sociobiology</w:t>
      </w:r>
      <w:proofErr w:type="spellEnd"/>
      <w:r w:rsidRPr="00791161">
        <w:rPr>
          <w:rFonts w:cs="Arial"/>
          <w:szCs w:val="24"/>
        </w:rPr>
        <w:t xml:space="preserve"> 21: 179</w:t>
      </w:r>
      <w:r>
        <w:rPr>
          <w:rFonts w:cs="Arial"/>
          <w:szCs w:val="24"/>
        </w:rPr>
        <w:t>–</w:t>
      </w:r>
      <w:r w:rsidRPr="00791161">
        <w:rPr>
          <w:rFonts w:cs="Arial"/>
          <w:szCs w:val="24"/>
        </w:rPr>
        <w:t>183</w:t>
      </w:r>
    </w:p>
    <w:p w:rsidR="00AD43C9" w:rsidRDefault="00AD43C9" w:rsidP="00AD43C9">
      <w:pPr>
        <w:autoSpaceDE w:val="0"/>
        <w:autoSpaceDN w:val="0"/>
        <w:adjustRightInd w:val="0"/>
        <w:spacing w:line="360" w:lineRule="auto"/>
        <w:ind w:left="720" w:hanging="720"/>
        <w:rPr>
          <w:rFonts w:cs="Arial"/>
          <w:bCs/>
          <w:szCs w:val="24"/>
        </w:rPr>
      </w:pPr>
    </w:p>
    <w:p w:rsidR="00AD43C9" w:rsidRDefault="00AD43C9" w:rsidP="00AD43C9">
      <w:pPr>
        <w:autoSpaceDE w:val="0"/>
        <w:autoSpaceDN w:val="0"/>
        <w:adjustRightInd w:val="0"/>
        <w:spacing w:line="360" w:lineRule="auto"/>
        <w:ind w:left="720" w:hanging="720"/>
        <w:rPr>
          <w:rFonts w:cs="Arial"/>
          <w:szCs w:val="24"/>
        </w:rPr>
      </w:pPr>
      <w:r w:rsidRPr="00791161">
        <w:rPr>
          <w:rFonts w:cs="Arial"/>
          <w:bCs/>
          <w:szCs w:val="24"/>
        </w:rPr>
        <w:t>Bartlett</w:t>
      </w:r>
      <w:r w:rsidRPr="00791161">
        <w:rPr>
          <w:rFonts w:cs="Arial"/>
          <w:szCs w:val="24"/>
        </w:rPr>
        <w:t xml:space="preserve">, J. 1988. </w:t>
      </w:r>
      <w:r w:rsidRPr="00791161">
        <w:rPr>
          <w:rFonts w:cs="Arial"/>
          <w:bCs/>
          <w:szCs w:val="24"/>
        </w:rPr>
        <w:t xml:space="preserve">Male mating success and paternal care in </w:t>
      </w:r>
      <w:proofErr w:type="spellStart"/>
      <w:r w:rsidRPr="00791161">
        <w:rPr>
          <w:rFonts w:cs="Arial"/>
          <w:bCs/>
          <w:i/>
          <w:iCs/>
          <w:szCs w:val="24"/>
        </w:rPr>
        <w:t>Nicrophorus</w:t>
      </w:r>
      <w:proofErr w:type="spellEnd"/>
      <w:r w:rsidRPr="00791161">
        <w:rPr>
          <w:rFonts w:cs="Arial"/>
          <w:bCs/>
          <w:i/>
          <w:iCs/>
          <w:szCs w:val="24"/>
        </w:rPr>
        <w:t xml:space="preserve"> </w:t>
      </w:r>
      <w:proofErr w:type="spellStart"/>
      <w:r w:rsidRPr="00791161">
        <w:rPr>
          <w:rFonts w:cs="Arial"/>
          <w:bCs/>
          <w:i/>
          <w:iCs/>
          <w:szCs w:val="24"/>
        </w:rPr>
        <w:t>vespilloides</w:t>
      </w:r>
      <w:proofErr w:type="spellEnd"/>
      <w:r w:rsidRPr="00791161">
        <w:rPr>
          <w:rFonts w:cs="Arial"/>
          <w:bCs/>
          <w:i/>
          <w:iCs/>
          <w:szCs w:val="24"/>
        </w:rPr>
        <w:t xml:space="preserve"> </w:t>
      </w:r>
      <w:r w:rsidRPr="00791161">
        <w:rPr>
          <w:rFonts w:cs="Arial"/>
          <w:bCs/>
          <w:szCs w:val="24"/>
        </w:rPr>
        <w:t>(</w:t>
      </w:r>
      <w:proofErr w:type="spellStart"/>
      <w:r w:rsidRPr="00791161">
        <w:rPr>
          <w:rFonts w:cs="Arial"/>
          <w:bCs/>
          <w:szCs w:val="24"/>
        </w:rPr>
        <w:t>Coleoptera</w:t>
      </w:r>
      <w:proofErr w:type="spellEnd"/>
      <w:r w:rsidRPr="00791161">
        <w:rPr>
          <w:rFonts w:cs="Arial"/>
          <w:bCs/>
          <w:szCs w:val="24"/>
        </w:rPr>
        <w:t xml:space="preserve">: </w:t>
      </w:r>
      <w:proofErr w:type="spellStart"/>
      <w:r w:rsidRPr="0035340C">
        <w:rPr>
          <w:rFonts w:cs="Arial"/>
          <w:bCs/>
          <w:i/>
          <w:szCs w:val="24"/>
        </w:rPr>
        <w:t>Silphidae</w:t>
      </w:r>
      <w:proofErr w:type="spellEnd"/>
      <w:r w:rsidRPr="00791161">
        <w:rPr>
          <w:rFonts w:cs="Arial"/>
          <w:bCs/>
          <w:szCs w:val="24"/>
        </w:rPr>
        <w:t xml:space="preserve">). </w:t>
      </w:r>
      <w:r w:rsidRPr="00791161">
        <w:rPr>
          <w:rFonts w:cs="Arial"/>
          <w:i/>
          <w:szCs w:val="24"/>
        </w:rPr>
        <w:t xml:space="preserve">Behavioural Ecology and </w:t>
      </w:r>
      <w:proofErr w:type="spellStart"/>
      <w:r w:rsidRPr="00791161">
        <w:rPr>
          <w:rFonts w:cs="Arial"/>
          <w:i/>
          <w:szCs w:val="24"/>
        </w:rPr>
        <w:t>Sociobiology</w:t>
      </w:r>
      <w:proofErr w:type="spellEnd"/>
      <w:r w:rsidRPr="00791161">
        <w:rPr>
          <w:rFonts w:cs="Arial"/>
          <w:szCs w:val="24"/>
        </w:rPr>
        <w:t xml:space="preserve"> 23:</w:t>
      </w:r>
      <w:r>
        <w:rPr>
          <w:rFonts w:cs="Arial"/>
          <w:szCs w:val="24"/>
        </w:rPr>
        <w:t xml:space="preserve"> </w:t>
      </w:r>
      <w:r w:rsidRPr="00791161">
        <w:rPr>
          <w:rFonts w:cs="Arial"/>
          <w:szCs w:val="24"/>
        </w:rPr>
        <w:t>297</w:t>
      </w:r>
      <w:r>
        <w:rPr>
          <w:rFonts w:cs="Arial"/>
          <w:szCs w:val="24"/>
        </w:rPr>
        <w:t>–</w:t>
      </w:r>
      <w:r w:rsidRPr="00791161">
        <w:rPr>
          <w:rFonts w:cs="Arial"/>
          <w:szCs w:val="24"/>
        </w:rPr>
        <w:t>303</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Bartlett and Ashworth, C.M. 1988. </w:t>
      </w:r>
      <w:r w:rsidRPr="00791161">
        <w:rPr>
          <w:rFonts w:cs="Arial"/>
          <w:bCs/>
          <w:szCs w:val="24"/>
        </w:rPr>
        <w:t xml:space="preserve">Brood size and fitness in </w:t>
      </w:r>
      <w:proofErr w:type="spellStart"/>
      <w:r w:rsidRPr="0035340C">
        <w:rPr>
          <w:rFonts w:cs="Arial"/>
          <w:bCs/>
          <w:i/>
          <w:szCs w:val="24"/>
        </w:rPr>
        <w:t>Nicrophorus</w:t>
      </w:r>
      <w:proofErr w:type="spellEnd"/>
      <w:r w:rsidRPr="0035340C">
        <w:rPr>
          <w:rFonts w:cs="Arial"/>
          <w:bCs/>
          <w:i/>
          <w:szCs w:val="24"/>
        </w:rPr>
        <w:t xml:space="preserve"> </w:t>
      </w:r>
      <w:proofErr w:type="spellStart"/>
      <w:r w:rsidRPr="0035340C">
        <w:rPr>
          <w:rFonts w:cs="Arial"/>
          <w:bCs/>
          <w:i/>
          <w:szCs w:val="24"/>
        </w:rPr>
        <w:t>vespilloides</w:t>
      </w:r>
      <w:proofErr w:type="spellEnd"/>
      <w:r w:rsidRPr="00791161">
        <w:rPr>
          <w:rFonts w:cs="Arial"/>
          <w:bCs/>
          <w:szCs w:val="24"/>
        </w:rPr>
        <w:t xml:space="preserve"> (</w:t>
      </w:r>
      <w:proofErr w:type="spellStart"/>
      <w:r w:rsidRPr="00791161">
        <w:rPr>
          <w:rFonts w:cs="Arial"/>
          <w:bCs/>
          <w:szCs w:val="24"/>
        </w:rPr>
        <w:t>Coleoptera</w:t>
      </w:r>
      <w:proofErr w:type="spellEnd"/>
      <w:r w:rsidRPr="00791161">
        <w:rPr>
          <w:rFonts w:cs="Arial"/>
          <w:bCs/>
          <w:szCs w:val="24"/>
        </w:rPr>
        <w:t xml:space="preserve">: </w:t>
      </w:r>
      <w:proofErr w:type="spellStart"/>
      <w:r w:rsidRPr="0035340C">
        <w:rPr>
          <w:rFonts w:cs="Arial"/>
          <w:bCs/>
          <w:i/>
          <w:szCs w:val="24"/>
        </w:rPr>
        <w:t>Silphidae</w:t>
      </w:r>
      <w:proofErr w:type="spellEnd"/>
      <w:r w:rsidRPr="00791161">
        <w:rPr>
          <w:rFonts w:cs="Arial"/>
          <w:bCs/>
          <w:szCs w:val="24"/>
        </w:rPr>
        <w:t xml:space="preserve">). </w:t>
      </w:r>
      <w:r w:rsidRPr="00791161">
        <w:rPr>
          <w:rFonts w:cs="Arial"/>
          <w:bCs/>
          <w:i/>
          <w:szCs w:val="24"/>
        </w:rPr>
        <w:t xml:space="preserve">Behavioural Ecology and </w:t>
      </w:r>
      <w:proofErr w:type="spellStart"/>
      <w:r w:rsidRPr="00791161">
        <w:rPr>
          <w:rFonts w:cs="Arial"/>
          <w:bCs/>
          <w:i/>
          <w:szCs w:val="24"/>
        </w:rPr>
        <w:t>Sociobiology</w:t>
      </w:r>
      <w:proofErr w:type="spellEnd"/>
      <w:r w:rsidRPr="00791161">
        <w:rPr>
          <w:rFonts w:cs="Arial"/>
          <w:bCs/>
          <w:szCs w:val="24"/>
        </w:rPr>
        <w:t xml:space="preserve"> </w:t>
      </w:r>
      <w:r w:rsidRPr="00791161">
        <w:rPr>
          <w:rFonts w:cs="Arial"/>
          <w:szCs w:val="24"/>
        </w:rPr>
        <w:t>22:</w:t>
      </w:r>
      <w:r>
        <w:rPr>
          <w:rFonts w:cs="Arial"/>
          <w:szCs w:val="24"/>
        </w:rPr>
        <w:t xml:space="preserve"> </w:t>
      </w:r>
      <w:r w:rsidRPr="00791161">
        <w:rPr>
          <w:rFonts w:cs="Arial"/>
          <w:szCs w:val="24"/>
        </w:rPr>
        <w:t>429</w:t>
      </w:r>
      <w:r>
        <w:rPr>
          <w:rFonts w:cs="Arial"/>
          <w:szCs w:val="24"/>
        </w:rPr>
        <w:t>–</w:t>
      </w:r>
      <w:r w:rsidRPr="00791161">
        <w:rPr>
          <w:rFonts w:cs="Arial"/>
          <w:szCs w:val="24"/>
        </w:rPr>
        <w:t>434</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spellStart"/>
      <w:proofErr w:type="gramStart"/>
      <w:r w:rsidRPr="00791161">
        <w:rPr>
          <w:rFonts w:cs="Arial"/>
          <w:szCs w:val="24"/>
        </w:rPr>
        <w:t>Bonsall</w:t>
      </w:r>
      <w:proofErr w:type="spellEnd"/>
      <w:r w:rsidRPr="00791161">
        <w:rPr>
          <w:rFonts w:cs="Arial"/>
          <w:szCs w:val="24"/>
        </w:rPr>
        <w:t xml:space="preserve">, M.B. </w:t>
      </w:r>
      <w:r>
        <w:rPr>
          <w:rFonts w:cs="Arial"/>
          <w:szCs w:val="24"/>
        </w:rPr>
        <w:t>2006.</w:t>
      </w:r>
      <w:proofErr w:type="gramEnd"/>
      <w:r>
        <w:rPr>
          <w:rFonts w:cs="Arial"/>
          <w:szCs w:val="24"/>
        </w:rPr>
        <w:t xml:space="preserve"> </w:t>
      </w:r>
      <w:r w:rsidRPr="00791161">
        <w:rPr>
          <w:rFonts w:cs="Arial"/>
          <w:szCs w:val="24"/>
        </w:rPr>
        <w:t xml:space="preserve">Longevity and ageing: appraising the evolutionary consequences of growing old. </w:t>
      </w:r>
      <w:r w:rsidRPr="0035340C">
        <w:rPr>
          <w:rFonts w:cs="Arial"/>
          <w:i/>
          <w:szCs w:val="24"/>
        </w:rPr>
        <w:t>Philosophical Transactions of the Royal Society B</w:t>
      </w:r>
      <w:r w:rsidRPr="00791161">
        <w:rPr>
          <w:rFonts w:cs="Arial"/>
          <w:szCs w:val="24"/>
        </w:rPr>
        <w:t xml:space="preserve"> 361: 119–135</w:t>
      </w:r>
    </w:p>
    <w:p w:rsidR="00AD43C9" w:rsidRDefault="00AD43C9" w:rsidP="00AD43C9">
      <w:pPr>
        <w:autoSpaceDE w:val="0"/>
        <w:autoSpaceDN w:val="0"/>
        <w:adjustRightInd w:val="0"/>
        <w:spacing w:line="360" w:lineRule="auto"/>
        <w:ind w:left="720" w:hanging="720"/>
        <w:rPr>
          <w:rFonts w:cs="Arial"/>
          <w:szCs w:val="24"/>
        </w:rPr>
      </w:pPr>
    </w:p>
    <w:p w:rsidR="00AD43C9" w:rsidRPr="0035340C" w:rsidRDefault="00AD43C9" w:rsidP="00AD43C9">
      <w:pPr>
        <w:autoSpaceDE w:val="0"/>
        <w:autoSpaceDN w:val="0"/>
        <w:adjustRightInd w:val="0"/>
        <w:spacing w:line="360" w:lineRule="auto"/>
        <w:ind w:left="720" w:hanging="720"/>
        <w:rPr>
          <w:rFonts w:cs="Arial"/>
          <w:szCs w:val="24"/>
        </w:rPr>
      </w:pPr>
      <w:proofErr w:type="gramStart"/>
      <w:r w:rsidRPr="00791161">
        <w:rPr>
          <w:rFonts w:cs="Arial"/>
          <w:szCs w:val="24"/>
        </w:rPr>
        <w:t>Bourke, A.F.</w:t>
      </w:r>
      <w:r>
        <w:rPr>
          <w:rFonts w:cs="Arial"/>
          <w:szCs w:val="24"/>
        </w:rPr>
        <w:t>G. 2007.</w:t>
      </w:r>
      <w:proofErr w:type="gramEnd"/>
      <w:r>
        <w:rPr>
          <w:rFonts w:cs="Arial"/>
          <w:szCs w:val="24"/>
        </w:rPr>
        <w:t xml:space="preserve"> </w:t>
      </w:r>
      <w:proofErr w:type="gramStart"/>
      <w:r>
        <w:rPr>
          <w:rFonts w:cs="Arial"/>
          <w:szCs w:val="24"/>
        </w:rPr>
        <w:t>Kin selection and the evolutionary theory of a</w:t>
      </w:r>
      <w:r w:rsidRPr="00791161">
        <w:rPr>
          <w:rFonts w:cs="Arial"/>
          <w:szCs w:val="24"/>
        </w:rPr>
        <w:t>ging.</w:t>
      </w:r>
      <w:proofErr w:type="gramEnd"/>
      <w:r w:rsidRPr="00791161">
        <w:rPr>
          <w:rFonts w:cs="Arial"/>
          <w:szCs w:val="24"/>
        </w:rPr>
        <w:t xml:space="preserve"> </w:t>
      </w:r>
      <w:r w:rsidRPr="0035340C">
        <w:rPr>
          <w:rFonts w:cs="Arial"/>
          <w:i/>
          <w:szCs w:val="24"/>
        </w:rPr>
        <w:t xml:space="preserve">Annual Review of Ecology, Evolution, and </w:t>
      </w:r>
      <w:proofErr w:type="spellStart"/>
      <w:r w:rsidRPr="0035340C">
        <w:rPr>
          <w:rFonts w:cs="Arial"/>
          <w:i/>
          <w:szCs w:val="24"/>
        </w:rPr>
        <w:t>Systematics</w:t>
      </w:r>
      <w:proofErr w:type="spellEnd"/>
      <w:r w:rsidRPr="0035340C">
        <w:rPr>
          <w:rFonts w:cs="Arial"/>
          <w:szCs w:val="24"/>
        </w:rPr>
        <w:t xml:space="preserve"> 38:</w:t>
      </w:r>
      <w:r>
        <w:rPr>
          <w:rFonts w:cs="Arial"/>
          <w:szCs w:val="24"/>
        </w:rPr>
        <w:t xml:space="preserve"> </w:t>
      </w:r>
      <w:r w:rsidRPr="0035340C">
        <w:rPr>
          <w:rFonts w:cs="Arial"/>
          <w:szCs w:val="24"/>
        </w:rPr>
        <w:t>103–</w:t>
      </w:r>
      <w:r>
        <w:rPr>
          <w:rFonts w:cs="Arial"/>
          <w:szCs w:val="24"/>
        </w:rPr>
        <w:t>128</w:t>
      </w:r>
    </w:p>
    <w:p w:rsidR="00AD43C9" w:rsidRDefault="00AD43C9" w:rsidP="00AD43C9">
      <w:pPr>
        <w:autoSpaceDE w:val="0"/>
        <w:autoSpaceDN w:val="0"/>
        <w:adjustRightInd w:val="0"/>
        <w:spacing w:line="360" w:lineRule="auto"/>
        <w:ind w:left="720" w:hanging="720"/>
        <w:rPr>
          <w:rFonts w:cs="Arial"/>
          <w:bCs/>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Carey, J</w:t>
      </w:r>
      <w:r>
        <w:rPr>
          <w:rFonts w:cs="Arial"/>
          <w:szCs w:val="24"/>
        </w:rPr>
        <w:t>.R. and Judge, D.S. 2001. Life span extension in humans is self-reinforcing: a general theory of l</w:t>
      </w:r>
      <w:r w:rsidRPr="00791161">
        <w:rPr>
          <w:rFonts w:cs="Arial"/>
          <w:szCs w:val="24"/>
        </w:rPr>
        <w:t xml:space="preserve">ongevity. </w:t>
      </w:r>
      <w:r w:rsidRPr="00791161">
        <w:rPr>
          <w:rFonts w:cs="Arial"/>
          <w:i/>
          <w:szCs w:val="24"/>
        </w:rPr>
        <w:t>Population and Development Review</w:t>
      </w:r>
      <w:r w:rsidRPr="00791161">
        <w:rPr>
          <w:rFonts w:cs="Arial"/>
          <w:szCs w:val="24"/>
        </w:rPr>
        <w:t xml:space="preserve"> 27(3): 411</w:t>
      </w:r>
      <w:r>
        <w:rPr>
          <w:rFonts w:cs="Arial"/>
          <w:szCs w:val="24"/>
        </w:rPr>
        <w:t>–</w:t>
      </w:r>
      <w:r w:rsidRPr="00791161">
        <w:rPr>
          <w:rFonts w:cs="Arial"/>
          <w:szCs w:val="24"/>
        </w:rPr>
        <w:t>436</w:t>
      </w:r>
    </w:p>
    <w:p w:rsidR="00AD43C9" w:rsidRDefault="00AD43C9" w:rsidP="00AD43C9">
      <w:pPr>
        <w:autoSpaceDE w:val="0"/>
        <w:autoSpaceDN w:val="0"/>
        <w:adjustRightInd w:val="0"/>
        <w:spacing w:line="360" w:lineRule="auto"/>
        <w:ind w:left="720" w:hanging="720"/>
        <w:rPr>
          <w:rFonts w:cs="Arial"/>
          <w:szCs w:val="24"/>
        </w:rPr>
      </w:pPr>
    </w:p>
    <w:p w:rsidR="00AD43C9" w:rsidRPr="00DF3862" w:rsidRDefault="00AD43C9" w:rsidP="00AD43C9">
      <w:pPr>
        <w:autoSpaceDE w:val="0"/>
        <w:autoSpaceDN w:val="0"/>
        <w:adjustRightInd w:val="0"/>
        <w:spacing w:line="360" w:lineRule="auto"/>
        <w:ind w:left="720" w:hanging="720"/>
        <w:rPr>
          <w:rFonts w:cs="Arial"/>
          <w:szCs w:val="24"/>
        </w:rPr>
      </w:pPr>
      <w:proofErr w:type="gramStart"/>
      <w:r w:rsidRPr="00791161">
        <w:rPr>
          <w:rFonts w:cs="Arial"/>
          <w:bCs/>
          <w:szCs w:val="24"/>
        </w:rPr>
        <w:t>Charlesworth, B. 2000.</w:t>
      </w:r>
      <w:proofErr w:type="gramEnd"/>
      <w:r w:rsidRPr="00791161">
        <w:rPr>
          <w:rFonts w:cs="Arial"/>
          <w:bCs/>
          <w:szCs w:val="24"/>
        </w:rPr>
        <w:t xml:space="preserve"> </w:t>
      </w:r>
      <w:proofErr w:type="gramStart"/>
      <w:r w:rsidRPr="00791161">
        <w:rPr>
          <w:rFonts w:cs="Arial"/>
          <w:bCs/>
          <w:szCs w:val="24"/>
        </w:rPr>
        <w:t>Fis</w:t>
      </w:r>
      <w:r>
        <w:rPr>
          <w:rFonts w:cs="Arial"/>
          <w:bCs/>
          <w:szCs w:val="24"/>
        </w:rPr>
        <w:t>her, Medawar, Hamilton and the evolution of a</w:t>
      </w:r>
      <w:r w:rsidRPr="00791161">
        <w:rPr>
          <w:rFonts w:cs="Arial"/>
          <w:bCs/>
          <w:szCs w:val="24"/>
        </w:rPr>
        <w:t>ging.</w:t>
      </w:r>
      <w:proofErr w:type="gramEnd"/>
      <w:r w:rsidRPr="00791161">
        <w:rPr>
          <w:rFonts w:cs="Arial"/>
          <w:bCs/>
          <w:szCs w:val="24"/>
        </w:rPr>
        <w:t xml:space="preserve"> </w:t>
      </w:r>
      <w:r w:rsidRPr="00791161">
        <w:rPr>
          <w:rFonts w:cs="Arial"/>
          <w:i/>
          <w:szCs w:val="24"/>
        </w:rPr>
        <w:t>Genetics</w:t>
      </w:r>
      <w:r w:rsidRPr="00791161">
        <w:rPr>
          <w:rFonts w:cs="Arial"/>
          <w:szCs w:val="24"/>
        </w:rPr>
        <w:t xml:space="preserve"> </w:t>
      </w:r>
      <w:r w:rsidRPr="00791161">
        <w:rPr>
          <w:rFonts w:cs="Arial"/>
          <w:bCs/>
          <w:szCs w:val="24"/>
        </w:rPr>
        <w:t xml:space="preserve">156: </w:t>
      </w:r>
      <w:r>
        <w:rPr>
          <w:rFonts w:cs="Arial"/>
          <w:szCs w:val="24"/>
        </w:rPr>
        <w:t>927–931</w:t>
      </w:r>
    </w:p>
    <w:p w:rsidR="00AD43C9" w:rsidRDefault="00AD43C9" w:rsidP="00AD43C9">
      <w:pPr>
        <w:spacing w:line="360" w:lineRule="auto"/>
        <w:ind w:left="720" w:hanging="720"/>
        <w:rPr>
          <w:rFonts w:cs="Arial"/>
          <w:szCs w:val="24"/>
        </w:rPr>
      </w:pPr>
    </w:p>
    <w:p w:rsidR="00AD43C9" w:rsidRPr="002B2EBE" w:rsidRDefault="00AD43C9" w:rsidP="00AD43C9">
      <w:pPr>
        <w:spacing w:line="360" w:lineRule="auto"/>
        <w:ind w:left="720" w:hanging="720"/>
        <w:rPr>
          <w:rFonts w:cs="Arial"/>
          <w:szCs w:val="24"/>
        </w:rPr>
      </w:pPr>
      <w:r w:rsidRPr="002B2EBE">
        <w:rPr>
          <w:rFonts w:cs="Arial"/>
          <w:szCs w:val="24"/>
        </w:rPr>
        <w:t>Clare</w:t>
      </w:r>
      <w:r>
        <w:rPr>
          <w:rFonts w:cs="Arial"/>
          <w:szCs w:val="24"/>
        </w:rPr>
        <w:t>, M.J.</w:t>
      </w:r>
      <w:r w:rsidRPr="002B2EBE">
        <w:rPr>
          <w:rFonts w:cs="Arial"/>
          <w:szCs w:val="24"/>
        </w:rPr>
        <w:t xml:space="preserve"> and </w:t>
      </w:r>
      <w:proofErr w:type="spellStart"/>
      <w:r w:rsidRPr="002B2EBE">
        <w:rPr>
          <w:rFonts w:cs="Arial"/>
          <w:szCs w:val="24"/>
        </w:rPr>
        <w:t>Luckinbill</w:t>
      </w:r>
      <w:proofErr w:type="spellEnd"/>
      <w:r>
        <w:rPr>
          <w:rFonts w:cs="Arial"/>
          <w:szCs w:val="24"/>
        </w:rPr>
        <w:t>, L.S.</w:t>
      </w:r>
      <w:r w:rsidRPr="002B2EBE">
        <w:rPr>
          <w:rFonts w:cs="Arial"/>
          <w:szCs w:val="24"/>
        </w:rPr>
        <w:t xml:space="preserve"> 1985. </w:t>
      </w:r>
      <w:proofErr w:type="gramStart"/>
      <w:r w:rsidRPr="002B2EBE">
        <w:rPr>
          <w:rFonts w:cs="Arial"/>
          <w:szCs w:val="24"/>
        </w:rPr>
        <w:t>The effects of gene-environment interaction on the expression of longevity.</w:t>
      </w:r>
      <w:proofErr w:type="gramEnd"/>
      <w:r w:rsidRPr="002B2EBE">
        <w:rPr>
          <w:rFonts w:cs="Arial"/>
          <w:szCs w:val="24"/>
        </w:rPr>
        <w:t xml:space="preserve"> </w:t>
      </w:r>
      <w:r w:rsidRPr="002B2EBE">
        <w:rPr>
          <w:i/>
          <w:szCs w:val="24"/>
        </w:rPr>
        <w:t xml:space="preserve">Heredity </w:t>
      </w:r>
      <w:r w:rsidRPr="002B2EBE">
        <w:rPr>
          <w:szCs w:val="24"/>
        </w:rPr>
        <w:t>55</w:t>
      </w:r>
      <w:r>
        <w:rPr>
          <w:szCs w:val="24"/>
        </w:rPr>
        <w:t xml:space="preserve">: </w:t>
      </w:r>
      <w:r w:rsidRPr="002B2EBE">
        <w:rPr>
          <w:szCs w:val="24"/>
        </w:rPr>
        <w:t>19</w:t>
      </w:r>
      <w:r>
        <w:rPr>
          <w:szCs w:val="24"/>
        </w:rPr>
        <w:t>–</w:t>
      </w:r>
      <w:r w:rsidRPr="002B2EBE">
        <w:rPr>
          <w:szCs w:val="24"/>
        </w:rPr>
        <w:t>29</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 xml:space="preserve">Clements, A.N. and </w:t>
      </w:r>
      <w:r w:rsidRPr="00791161">
        <w:rPr>
          <w:rFonts w:cs="Arial"/>
          <w:szCs w:val="24"/>
        </w:rPr>
        <w:t xml:space="preserve">Paterson, G.D. 1981. </w:t>
      </w:r>
      <w:proofErr w:type="gramStart"/>
      <w:r w:rsidRPr="00791161">
        <w:rPr>
          <w:rFonts w:cs="Arial"/>
          <w:szCs w:val="24"/>
        </w:rPr>
        <w:t>The Analysis of Mortality and Survival Rates in Wild Populations of Mosquitoes.</w:t>
      </w:r>
      <w:proofErr w:type="gramEnd"/>
      <w:r w:rsidRPr="00791161">
        <w:rPr>
          <w:rFonts w:cs="Arial"/>
          <w:szCs w:val="24"/>
        </w:rPr>
        <w:t xml:space="preserve"> </w:t>
      </w:r>
      <w:r w:rsidRPr="00791161">
        <w:rPr>
          <w:rFonts w:cs="Arial"/>
          <w:i/>
          <w:szCs w:val="24"/>
        </w:rPr>
        <w:t xml:space="preserve">Journal of Applied Ecology </w:t>
      </w:r>
      <w:r w:rsidRPr="00791161">
        <w:rPr>
          <w:rFonts w:cs="Arial"/>
          <w:szCs w:val="24"/>
        </w:rPr>
        <w:t>18: 373</w:t>
      </w:r>
      <w:r>
        <w:rPr>
          <w:rFonts w:cs="Arial"/>
          <w:szCs w:val="24"/>
        </w:rPr>
        <w:t>–</w:t>
      </w:r>
      <w:r w:rsidRPr="00791161">
        <w:rPr>
          <w:rFonts w:cs="Arial"/>
          <w:szCs w:val="24"/>
        </w:rPr>
        <w:t>399</w:t>
      </w:r>
    </w:p>
    <w:p w:rsidR="00AD43C9" w:rsidRDefault="00AD43C9" w:rsidP="00AD43C9">
      <w:pPr>
        <w:autoSpaceDE w:val="0"/>
        <w:autoSpaceDN w:val="0"/>
        <w:adjustRightInd w:val="0"/>
        <w:spacing w:line="360" w:lineRule="auto"/>
        <w:ind w:left="720" w:hanging="720"/>
        <w:rPr>
          <w:rFonts w:cs="Arial"/>
          <w:szCs w:val="24"/>
        </w:rPr>
      </w:pPr>
    </w:p>
    <w:p w:rsidR="00AD43C9" w:rsidRPr="00DB026F" w:rsidRDefault="00AD43C9" w:rsidP="00AD43C9">
      <w:pPr>
        <w:autoSpaceDE w:val="0"/>
        <w:autoSpaceDN w:val="0"/>
        <w:adjustRightInd w:val="0"/>
        <w:spacing w:line="360" w:lineRule="auto"/>
        <w:ind w:left="720" w:hanging="720"/>
        <w:rPr>
          <w:rFonts w:cs="Arial"/>
          <w:szCs w:val="24"/>
        </w:rPr>
      </w:pPr>
      <w:proofErr w:type="gramStart"/>
      <w:r w:rsidRPr="00DB026F">
        <w:rPr>
          <w:rFonts w:cs="Arial"/>
          <w:szCs w:val="24"/>
        </w:rPr>
        <w:lastRenderedPageBreak/>
        <w:t>Cotter</w:t>
      </w:r>
      <w:r>
        <w:rPr>
          <w:rFonts w:cs="Arial"/>
          <w:szCs w:val="24"/>
        </w:rPr>
        <w:t xml:space="preserve">, S. C., and R. M. </w:t>
      </w:r>
      <w:proofErr w:type="spellStart"/>
      <w:r>
        <w:rPr>
          <w:rFonts w:cs="Arial"/>
          <w:szCs w:val="24"/>
        </w:rPr>
        <w:t>Kilner</w:t>
      </w:r>
      <w:proofErr w:type="spellEnd"/>
      <w:r>
        <w:rPr>
          <w:rFonts w:cs="Arial"/>
          <w:szCs w:val="24"/>
        </w:rPr>
        <w:t>.</w:t>
      </w:r>
      <w:proofErr w:type="gramEnd"/>
      <w:r>
        <w:rPr>
          <w:rFonts w:cs="Arial"/>
          <w:szCs w:val="24"/>
        </w:rPr>
        <w:t xml:space="preserve"> 2010</w:t>
      </w:r>
      <w:r w:rsidRPr="00DB026F">
        <w:rPr>
          <w:rFonts w:cs="Arial"/>
          <w:szCs w:val="24"/>
        </w:rPr>
        <w:t>. Personal immunity versus social</w:t>
      </w:r>
      <w:r>
        <w:rPr>
          <w:rFonts w:cs="Arial"/>
          <w:szCs w:val="24"/>
        </w:rPr>
        <w:t xml:space="preserve"> </w:t>
      </w:r>
      <w:r w:rsidRPr="00DB026F">
        <w:rPr>
          <w:rFonts w:cs="Arial"/>
          <w:szCs w:val="24"/>
        </w:rPr>
        <w:t xml:space="preserve">immunity. </w:t>
      </w:r>
      <w:r w:rsidRPr="00DB026F">
        <w:rPr>
          <w:rFonts w:cs="Arial"/>
          <w:i/>
          <w:szCs w:val="24"/>
        </w:rPr>
        <w:t>Behavioural Ecology</w:t>
      </w:r>
      <w:r w:rsidRPr="00DB026F">
        <w:rPr>
          <w:rFonts w:cs="Arial"/>
          <w:szCs w:val="24"/>
        </w:rPr>
        <w:t xml:space="preserve"> 21:</w:t>
      </w:r>
      <w:r>
        <w:rPr>
          <w:rFonts w:cs="Arial"/>
          <w:szCs w:val="24"/>
        </w:rPr>
        <w:t xml:space="preserve"> </w:t>
      </w:r>
      <w:r w:rsidRPr="00DB026F">
        <w:rPr>
          <w:rFonts w:cs="Arial"/>
          <w:szCs w:val="24"/>
        </w:rPr>
        <w:t>663–666.</w:t>
      </w:r>
    </w:p>
    <w:p w:rsidR="00AD43C9" w:rsidRDefault="00AD43C9" w:rsidP="00AD43C9">
      <w:pPr>
        <w:spacing w:line="360" w:lineRule="auto"/>
        <w:ind w:left="720" w:hanging="720"/>
        <w:rPr>
          <w:rFonts w:cs="Arial"/>
          <w:color w:val="000000"/>
          <w:szCs w:val="24"/>
        </w:rPr>
      </w:pPr>
    </w:p>
    <w:p w:rsidR="00AD43C9" w:rsidRDefault="00AD43C9" w:rsidP="00AD43C9">
      <w:pPr>
        <w:spacing w:line="360" w:lineRule="auto"/>
        <w:ind w:left="720" w:hanging="720"/>
        <w:rPr>
          <w:rFonts w:cs="Arial"/>
          <w:szCs w:val="24"/>
        </w:rPr>
      </w:pPr>
      <w:proofErr w:type="gramStart"/>
      <w:r w:rsidRPr="009D0C00">
        <w:rPr>
          <w:rFonts w:cs="Arial"/>
          <w:color w:val="000000"/>
          <w:szCs w:val="24"/>
        </w:rPr>
        <w:t>Cox.</w:t>
      </w:r>
      <w:proofErr w:type="gramEnd"/>
      <w:r w:rsidRPr="009D0C00">
        <w:rPr>
          <w:rFonts w:cs="Arial"/>
          <w:color w:val="000000"/>
          <w:szCs w:val="24"/>
        </w:rPr>
        <w:t xml:space="preserve"> </w:t>
      </w:r>
      <w:proofErr w:type="gramStart"/>
      <w:r w:rsidRPr="009D0C00">
        <w:rPr>
          <w:rFonts w:cs="Arial"/>
          <w:color w:val="000000"/>
          <w:szCs w:val="24"/>
        </w:rPr>
        <w:t>D.R. 1972.</w:t>
      </w:r>
      <w:proofErr w:type="gramEnd"/>
      <w:r w:rsidRPr="009D0C00">
        <w:rPr>
          <w:rFonts w:cs="Arial"/>
          <w:color w:val="000000"/>
          <w:szCs w:val="24"/>
        </w:rPr>
        <w:t xml:space="preserve"> </w:t>
      </w:r>
      <w:proofErr w:type="gramStart"/>
      <w:r>
        <w:rPr>
          <w:rFonts w:cs="Arial"/>
          <w:color w:val="000000"/>
          <w:szCs w:val="24"/>
        </w:rPr>
        <w:t>Regression models and life-t</w:t>
      </w:r>
      <w:r w:rsidRPr="009D0C00">
        <w:rPr>
          <w:rFonts w:cs="Arial"/>
          <w:color w:val="000000"/>
          <w:szCs w:val="24"/>
        </w:rPr>
        <w:t>ables</w:t>
      </w:r>
      <w:r>
        <w:rPr>
          <w:rFonts w:cs="Arial"/>
          <w:color w:val="000000"/>
          <w:szCs w:val="24"/>
        </w:rPr>
        <w:t xml:space="preserve"> (with discussion).</w:t>
      </w:r>
      <w:proofErr w:type="gramEnd"/>
      <w:r>
        <w:rPr>
          <w:rFonts w:cs="Arial"/>
          <w:color w:val="000000"/>
          <w:szCs w:val="24"/>
        </w:rPr>
        <w:t xml:space="preserve"> </w:t>
      </w:r>
      <w:r w:rsidRPr="009D0C00">
        <w:rPr>
          <w:rFonts w:cs="Arial"/>
          <w:i/>
          <w:color w:val="000000"/>
          <w:szCs w:val="24"/>
        </w:rPr>
        <w:t>Journal of the Royal Statistical Society</w:t>
      </w:r>
      <w:r w:rsidRPr="009D0C00">
        <w:rPr>
          <w:rFonts w:cs="Arial"/>
          <w:color w:val="000000"/>
          <w:szCs w:val="24"/>
        </w:rPr>
        <w:t xml:space="preserve"> </w:t>
      </w:r>
      <w:r w:rsidRPr="009D0C00">
        <w:rPr>
          <w:rFonts w:cs="Arial"/>
          <w:i/>
          <w:color w:val="000000"/>
          <w:szCs w:val="24"/>
        </w:rPr>
        <w:t>Series B</w:t>
      </w:r>
      <w:r w:rsidRPr="009D0C00">
        <w:rPr>
          <w:rFonts w:cs="Arial"/>
          <w:color w:val="000000"/>
          <w:szCs w:val="24"/>
        </w:rPr>
        <w:t xml:space="preserve"> </w:t>
      </w:r>
      <w:r w:rsidRPr="009D0C00">
        <w:rPr>
          <w:rFonts w:cs="Arial"/>
          <w:i/>
          <w:color w:val="000000"/>
          <w:szCs w:val="24"/>
        </w:rPr>
        <w:t>(Methodological)</w:t>
      </w:r>
      <w:r>
        <w:rPr>
          <w:rFonts w:cs="Arial"/>
          <w:color w:val="000000"/>
          <w:szCs w:val="24"/>
        </w:rPr>
        <w:t xml:space="preserve"> </w:t>
      </w:r>
      <w:r w:rsidRPr="009D0C00">
        <w:rPr>
          <w:rFonts w:cs="Arial"/>
          <w:color w:val="000000"/>
          <w:szCs w:val="24"/>
        </w:rPr>
        <w:t>34</w:t>
      </w:r>
      <w:r>
        <w:rPr>
          <w:rFonts w:cs="Arial"/>
          <w:color w:val="000000"/>
          <w:szCs w:val="24"/>
        </w:rPr>
        <w:t xml:space="preserve">: </w:t>
      </w:r>
      <w:r w:rsidRPr="009D0C00">
        <w:rPr>
          <w:rFonts w:cs="Arial"/>
          <w:color w:val="000000"/>
          <w:szCs w:val="24"/>
        </w:rPr>
        <w:t>187</w:t>
      </w:r>
      <w:r>
        <w:rPr>
          <w:rFonts w:cs="Arial"/>
          <w:color w:val="000000"/>
          <w:szCs w:val="24"/>
        </w:rPr>
        <w:t>–</w:t>
      </w:r>
      <w:r w:rsidRPr="009D0C00">
        <w:rPr>
          <w:rFonts w:cs="Arial"/>
          <w:color w:val="000000"/>
          <w:szCs w:val="24"/>
        </w:rPr>
        <w:t>220</w:t>
      </w:r>
      <w:r>
        <w:rPr>
          <w:rFonts w:cs="Arial"/>
          <w:color w:val="000000"/>
          <w:szCs w:val="24"/>
        </w:rPr>
        <w:t xml:space="preserve"> </w:t>
      </w:r>
    </w:p>
    <w:p w:rsidR="00AD43C9" w:rsidRDefault="00AD43C9" w:rsidP="00AD43C9">
      <w:pPr>
        <w:autoSpaceDE w:val="0"/>
        <w:autoSpaceDN w:val="0"/>
        <w:adjustRightInd w:val="0"/>
        <w:spacing w:line="360" w:lineRule="auto"/>
        <w:ind w:left="720" w:hanging="720"/>
        <w:rPr>
          <w:rFonts w:cs="Arial"/>
          <w:bCs/>
          <w:szCs w:val="24"/>
        </w:rPr>
      </w:pPr>
    </w:p>
    <w:p w:rsidR="00AD43C9" w:rsidRPr="00520185" w:rsidRDefault="00AD43C9" w:rsidP="00AD43C9">
      <w:pPr>
        <w:autoSpaceDE w:val="0"/>
        <w:autoSpaceDN w:val="0"/>
        <w:adjustRightInd w:val="0"/>
        <w:spacing w:line="360" w:lineRule="auto"/>
        <w:ind w:left="720" w:hanging="720"/>
        <w:rPr>
          <w:szCs w:val="24"/>
        </w:rPr>
      </w:pPr>
      <w:r w:rsidRPr="007F5C69">
        <w:rPr>
          <w:szCs w:val="24"/>
        </w:rPr>
        <w:t xml:space="preserve">Dawkins, R. 2006. </w:t>
      </w:r>
      <w:proofErr w:type="gramStart"/>
      <w:r w:rsidRPr="007F5C69">
        <w:rPr>
          <w:i/>
          <w:iCs/>
          <w:szCs w:val="24"/>
        </w:rPr>
        <w:t>The Selfish Gene</w:t>
      </w:r>
      <w:r w:rsidRPr="007F5C69">
        <w:rPr>
          <w:szCs w:val="24"/>
        </w:rPr>
        <w:t>.</w:t>
      </w:r>
      <w:proofErr w:type="gramEnd"/>
      <w:r w:rsidRPr="007F5C69">
        <w:rPr>
          <w:szCs w:val="24"/>
        </w:rPr>
        <w:t xml:space="preserve"> </w:t>
      </w:r>
      <w:proofErr w:type="gramStart"/>
      <w:r w:rsidRPr="007F5C69">
        <w:rPr>
          <w:szCs w:val="24"/>
        </w:rPr>
        <w:t>30th Anniversary Edition.</w:t>
      </w:r>
      <w:proofErr w:type="gramEnd"/>
      <w:r w:rsidRPr="007F5C69">
        <w:rPr>
          <w:szCs w:val="24"/>
        </w:rPr>
        <w:t xml:space="preserve"> </w:t>
      </w:r>
      <w:proofErr w:type="gramStart"/>
      <w:r w:rsidRPr="007F5C69">
        <w:rPr>
          <w:szCs w:val="24"/>
        </w:rPr>
        <w:t>Oxford University Press.</w:t>
      </w:r>
      <w:proofErr w:type="gramEnd"/>
      <w:r w:rsidRPr="007F5C69">
        <w:rPr>
          <w:szCs w:val="24"/>
        </w:rPr>
        <w:t xml:space="preserve"> Oxford pp. 13</w:t>
      </w:r>
      <w:r>
        <w:rPr>
          <w:szCs w:val="24"/>
        </w:rPr>
        <w:t>–</w:t>
      </w:r>
      <w:r w:rsidRPr="007F5C69">
        <w:rPr>
          <w:szCs w:val="24"/>
        </w:rPr>
        <w:t>20</w:t>
      </w:r>
    </w:p>
    <w:p w:rsidR="00AD43C9" w:rsidRDefault="00AD43C9" w:rsidP="00AD43C9">
      <w:pPr>
        <w:autoSpaceDE w:val="0"/>
        <w:autoSpaceDN w:val="0"/>
        <w:adjustRightInd w:val="0"/>
        <w:spacing w:line="360" w:lineRule="auto"/>
        <w:ind w:left="720" w:hanging="720"/>
        <w:rPr>
          <w:rFonts w:cs="Arial"/>
          <w:bCs/>
          <w:szCs w:val="24"/>
        </w:rPr>
      </w:pPr>
    </w:p>
    <w:p w:rsidR="00AD43C9" w:rsidRPr="00585696" w:rsidRDefault="00AD43C9" w:rsidP="00AD43C9">
      <w:pPr>
        <w:autoSpaceDE w:val="0"/>
        <w:autoSpaceDN w:val="0"/>
        <w:adjustRightInd w:val="0"/>
        <w:spacing w:line="360" w:lineRule="auto"/>
        <w:ind w:left="720" w:hanging="720"/>
        <w:rPr>
          <w:rFonts w:cs="Arial"/>
          <w:bCs/>
          <w:sz w:val="20"/>
          <w:szCs w:val="20"/>
        </w:rPr>
      </w:pPr>
      <w:proofErr w:type="spellStart"/>
      <w:r>
        <w:rPr>
          <w:rFonts w:cs="Arial"/>
          <w:bCs/>
          <w:szCs w:val="24"/>
        </w:rPr>
        <w:t>Eggert</w:t>
      </w:r>
      <w:proofErr w:type="spellEnd"/>
      <w:r>
        <w:rPr>
          <w:rFonts w:cs="Arial"/>
          <w:bCs/>
          <w:szCs w:val="24"/>
        </w:rPr>
        <w:t xml:space="preserve">, A., </w:t>
      </w:r>
      <w:proofErr w:type="spellStart"/>
      <w:r>
        <w:rPr>
          <w:rFonts w:cs="Arial"/>
          <w:bCs/>
          <w:szCs w:val="24"/>
        </w:rPr>
        <w:t>Reinking</w:t>
      </w:r>
      <w:proofErr w:type="spellEnd"/>
      <w:r>
        <w:rPr>
          <w:rFonts w:cs="Arial"/>
          <w:bCs/>
          <w:szCs w:val="24"/>
        </w:rPr>
        <w:t>, M</w:t>
      </w:r>
      <w:r w:rsidRPr="00585696">
        <w:rPr>
          <w:rFonts w:cs="Arial"/>
          <w:bCs/>
          <w:szCs w:val="24"/>
        </w:rPr>
        <w:t xml:space="preserve">. and </w:t>
      </w:r>
      <w:proofErr w:type="spellStart"/>
      <w:r w:rsidRPr="00585696">
        <w:rPr>
          <w:rFonts w:cs="Arial"/>
          <w:bCs/>
          <w:szCs w:val="24"/>
        </w:rPr>
        <w:t>Müller</w:t>
      </w:r>
      <w:proofErr w:type="spellEnd"/>
      <w:r w:rsidRPr="00585696">
        <w:rPr>
          <w:rFonts w:cs="Arial"/>
          <w:bCs/>
          <w:szCs w:val="24"/>
        </w:rPr>
        <w:t xml:space="preserve">, J.K. 1998. Parental care improves offspring survival and growth in burying beetles. </w:t>
      </w:r>
      <w:r w:rsidRPr="00585696">
        <w:rPr>
          <w:rFonts w:cs="Arial"/>
          <w:i/>
          <w:iCs/>
          <w:szCs w:val="24"/>
        </w:rPr>
        <w:t>Animal Behaviour</w:t>
      </w:r>
      <w:r>
        <w:rPr>
          <w:rFonts w:cs="Arial"/>
          <w:i/>
          <w:iCs/>
          <w:szCs w:val="24"/>
        </w:rPr>
        <w:t xml:space="preserve"> </w:t>
      </w:r>
      <w:r>
        <w:rPr>
          <w:rFonts w:cs="Arial"/>
          <w:bCs/>
          <w:szCs w:val="24"/>
        </w:rPr>
        <w:t xml:space="preserve">55: </w:t>
      </w:r>
      <w:r w:rsidRPr="00585696">
        <w:rPr>
          <w:rFonts w:cs="Arial"/>
          <w:szCs w:val="24"/>
        </w:rPr>
        <w:t>97–107</w:t>
      </w:r>
    </w:p>
    <w:p w:rsidR="00AD43C9" w:rsidRDefault="00AD43C9" w:rsidP="00AD43C9">
      <w:pPr>
        <w:spacing w:line="360" w:lineRule="auto"/>
        <w:ind w:left="720" w:hanging="720"/>
        <w:rPr>
          <w:rFonts w:cs="Arial"/>
          <w:color w:val="000000"/>
          <w:szCs w:val="24"/>
        </w:rPr>
      </w:pPr>
    </w:p>
    <w:p w:rsidR="00AD43C9" w:rsidRDefault="00AD43C9" w:rsidP="00AD43C9">
      <w:pPr>
        <w:spacing w:line="360" w:lineRule="auto"/>
        <w:ind w:left="720" w:hanging="720"/>
        <w:rPr>
          <w:rFonts w:cs="Arial"/>
          <w:i/>
          <w:szCs w:val="24"/>
        </w:rPr>
      </w:pPr>
      <w:r>
        <w:rPr>
          <w:rFonts w:cs="Arial"/>
          <w:szCs w:val="24"/>
        </w:rPr>
        <w:t xml:space="preserve">Fisher, R.A. 1930. </w:t>
      </w:r>
      <w:proofErr w:type="gramStart"/>
      <w:r w:rsidRPr="00387C19">
        <w:rPr>
          <w:rFonts w:cs="Arial"/>
          <w:i/>
          <w:szCs w:val="24"/>
        </w:rPr>
        <w:t xml:space="preserve">The </w:t>
      </w:r>
      <w:proofErr w:type="spellStart"/>
      <w:r w:rsidRPr="00387C19">
        <w:rPr>
          <w:rFonts w:cs="Arial"/>
          <w:i/>
          <w:szCs w:val="24"/>
        </w:rPr>
        <w:t>Genetical</w:t>
      </w:r>
      <w:proofErr w:type="spellEnd"/>
      <w:r w:rsidRPr="00387C19">
        <w:rPr>
          <w:rFonts w:cs="Arial"/>
          <w:i/>
          <w:szCs w:val="24"/>
        </w:rPr>
        <w:t xml:space="preserve"> Theory of Natural Selection.</w:t>
      </w:r>
      <w:proofErr w:type="gramEnd"/>
      <w:r>
        <w:rPr>
          <w:rFonts w:cs="Arial"/>
          <w:szCs w:val="24"/>
        </w:rPr>
        <w:t xml:space="preserve"> Oxford University Press, Oxford. </w:t>
      </w:r>
      <w:r w:rsidRPr="00387C19">
        <w:rPr>
          <w:rFonts w:cs="Arial"/>
          <w:i/>
          <w:szCs w:val="24"/>
        </w:rPr>
        <w:t xml:space="preserve"> </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gramStart"/>
      <w:r w:rsidRPr="00791161">
        <w:rPr>
          <w:rFonts w:cs="Arial"/>
          <w:szCs w:val="24"/>
        </w:rPr>
        <w:t xml:space="preserve">Fox, C.W. and </w:t>
      </w:r>
      <w:proofErr w:type="spellStart"/>
      <w:r w:rsidRPr="00791161">
        <w:rPr>
          <w:rFonts w:cs="Arial"/>
          <w:szCs w:val="24"/>
        </w:rPr>
        <w:t>Czesak</w:t>
      </w:r>
      <w:proofErr w:type="spellEnd"/>
      <w:r w:rsidRPr="00791161">
        <w:rPr>
          <w:rFonts w:cs="Arial"/>
          <w:szCs w:val="24"/>
        </w:rPr>
        <w:t>, M.E. 2000.</w:t>
      </w:r>
      <w:proofErr w:type="gramEnd"/>
      <w:r w:rsidRPr="00791161">
        <w:rPr>
          <w:rFonts w:cs="Arial"/>
          <w:szCs w:val="24"/>
        </w:rPr>
        <w:t xml:space="preserve"> </w:t>
      </w:r>
      <w:proofErr w:type="gramStart"/>
      <w:r w:rsidRPr="00791161">
        <w:rPr>
          <w:rFonts w:cs="Arial"/>
          <w:szCs w:val="24"/>
        </w:rPr>
        <w:t>Evolutionary Ecology of Progeny Size in Arthropods.</w:t>
      </w:r>
      <w:proofErr w:type="gramEnd"/>
      <w:r w:rsidRPr="00791161">
        <w:rPr>
          <w:rFonts w:cs="Arial"/>
          <w:szCs w:val="24"/>
        </w:rPr>
        <w:t xml:space="preserve"> </w:t>
      </w:r>
      <w:r w:rsidRPr="00791161">
        <w:rPr>
          <w:rFonts w:cs="Arial"/>
          <w:i/>
          <w:szCs w:val="24"/>
        </w:rPr>
        <w:t>Annual Review of Entomology</w:t>
      </w:r>
      <w:r w:rsidRPr="00791161">
        <w:rPr>
          <w:rFonts w:cs="Arial"/>
          <w:szCs w:val="24"/>
        </w:rPr>
        <w:t xml:space="preserve"> 45: 341–369</w:t>
      </w:r>
    </w:p>
    <w:p w:rsidR="00AD43C9" w:rsidRDefault="00AD43C9" w:rsidP="00AD43C9">
      <w:pPr>
        <w:autoSpaceDE w:val="0"/>
        <w:autoSpaceDN w:val="0"/>
        <w:adjustRightInd w:val="0"/>
        <w:spacing w:line="360" w:lineRule="auto"/>
        <w:ind w:left="720" w:hanging="720"/>
        <w:rPr>
          <w:rFonts w:cs="Arial"/>
          <w:i/>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Fox, C.W., </w:t>
      </w:r>
      <w:proofErr w:type="spellStart"/>
      <w:r w:rsidRPr="00791161">
        <w:rPr>
          <w:rFonts w:cs="Arial"/>
          <w:szCs w:val="24"/>
        </w:rPr>
        <w:t>Czesak</w:t>
      </w:r>
      <w:proofErr w:type="spellEnd"/>
      <w:r w:rsidRPr="00791161">
        <w:rPr>
          <w:rFonts w:cs="Arial"/>
          <w:szCs w:val="24"/>
        </w:rPr>
        <w:t xml:space="preserve">, M.E. and </w:t>
      </w:r>
      <w:proofErr w:type="spellStart"/>
      <w:r w:rsidRPr="00791161">
        <w:rPr>
          <w:rFonts w:cs="Arial"/>
          <w:szCs w:val="24"/>
        </w:rPr>
        <w:t>Wallin</w:t>
      </w:r>
      <w:proofErr w:type="spellEnd"/>
      <w:r w:rsidRPr="00791161">
        <w:rPr>
          <w:rFonts w:cs="Arial"/>
          <w:szCs w:val="24"/>
        </w:rPr>
        <w:t xml:space="preserve">, W.G. 2004. Complex genetic architecture of population differences in adult lifespan of a beetle: </w:t>
      </w:r>
      <w:proofErr w:type="spellStart"/>
      <w:r w:rsidRPr="00791161">
        <w:rPr>
          <w:rFonts w:cs="Arial"/>
          <w:szCs w:val="24"/>
        </w:rPr>
        <w:t>nonadditive</w:t>
      </w:r>
      <w:proofErr w:type="spellEnd"/>
      <w:r w:rsidRPr="00791161">
        <w:rPr>
          <w:rFonts w:cs="Arial"/>
          <w:szCs w:val="24"/>
        </w:rPr>
        <w:t xml:space="preserve"> inheritance, gender differences, body size and a large maternal effect. </w:t>
      </w:r>
      <w:r w:rsidRPr="00F169C2">
        <w:rPr>
          <w:rFonts w:cs="Arial"/>
          <w:i/>
          <w:szCs w:val="24"/>
        </w:rPr>
        <w:t>Journal of Evolutionary Biology</w:t>
      </w:r>
      <w:r w:rsidRPr="00791161">
        <w:rPr>
          <w:rFonts w:cs="Arial"/>
          <w:szCs w:val="24"/>
        </w:rPr>
        <w:t xml:space="preserve"> 17: 1007–1017</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gramStart"/>
      <w:r w:rsidRPr="00DF3862">
        <w:rPr>
          <w:rFonts w:cs="Arial"/>
          <w:szCs w:val="24"/>
        </w:rPr>
        <w:t xml:space="preserve">Gems, D., Sutton, A.J., </w:t>
      </w:r>
      <w:proofErr w:type="spellStart"/>
      <w:r w:rsidRPr="00DF3862">
        <w:rPr>
          <w:rFonts w:cs="Arial"/>
          <w:szCs w:val="24"/>
        </w:rPr>
        <w:t>Sundermeyer</w:t>
      </w:r>
      <w:proofErr w:type="spellEnd"/>
      <w:r w:rsidRPr="00DF3862">
        <w:rPr>
          <w:rFonts w:cs="Arial"/>
          <w:szCs w:val="24"/>
        </w:rPr>
        <w:t xml:space="preserve">, M.L., Albert, P.S., King, K.V., </w:t>
      </w:r>
      <w:proofErr w:type="spellStart"/>
      <w:r>
        <w:rPr>
          <w:rFonts w:cs="Arial"/>
          <w:szCs w:val="24"/>
        </w:rPr>
        <w:t>Edgley</w:t>
      </w:r>
      <w:proofErr w:type="spellEnd"/>
      <w:r>
        <w:rPr>
          <w:rFonts w:cs="Arial"/>
          <w:szCs w:val="24"/>
        </w:rPr>
        <w:t>, M.L.</w:t>
      </w:r>
      <w:r w:rsidRPr="00DF3862">
        <w:rPr>
          <w:rFonts w:cs="Arial"/>
          <w:szCs w:val="24"/>
        </w:rPr>
        <w:t>,</w:t>
      </w:r>
      <w:r>
        <w:rPr>
          <w:rFonts w:cs="Arial"/>
          <w:szCs w:val="24"/>
        </w:rPr>
        <w:t xml:space="preserve"> Larsen, P.L. and Riddle, D.L.</w:t>
      </w:r>
      <w:r w:rsidRPr="00DF3862">
        <w:rPr>
          <w:rFonts w:cs="Arial"/>
          <w:szCs w:val="24"/>
        </w:rPr>
        <w:t xml:space="preserve"> 1998.</w:t>
      </w:r>
      <w:proofErr w:type="gramEnd"/>
      <w:r w:rsidRPr="00DF3862">
        <w:rPr>
          <w:rFonts w:cs="Arial"/>
          <w:szCs w:val="24"/>
        </w:rPr>
        <w:t xml:space="preserve"> Two pleiotropic classes of daf-2 mutation affect larval arrest, adult </w:t>
      </w:r>
      <w:proofErr w:type="spellStart"/>
      <w:r w:rsidRPr="00DF3862">
        <w:rPr>
          <w:rFonts w:cs="Arial"/>
          <w:szCs w:val="24"/>
        </w:rPr>
        <w:t>behavior</w:t>
      </w:r>
      <w:proofErr w:type="spellEnd"/>
      <w:r w:rsidRPr="00DF3862">
        <w:rPr>
          <w:rFonts w:cs="Arial"/>
          <w:szCs w:val="24"/>
        </w:rPr>
        <w:t xml:space="preserve">, reproduction and longevity in </w:t>
      </w:r>
      <w:proofErr w:type="spellStart"/>
      <w:r w:rsidRPr="00DF3862">
        <w:rPr>
          <w:rFonts w:cs="Arial"/>
          <w:i/>
          <w:szCs w:val="24"/>
        </w:rPr>
        <w:t>Caenorhabditis</w:t>
      </w:r>
      <w:proofErr w:type="spellEnd"/>
      <w:r w:rsidRPr="00DF3862">
        <w:rPr>
          <w:rFonts w:cs="Arial"/>
          <w:i/>
          <w:szCs w:val="24"/>
        </w:rPr>
        <w:t xml:space="preserve"> </w:t>
      </w:r>
      <w:proofErr w:type="spellStart"/>
      <w:r w:rsidRPr="00DF3862">
        <w:rPr>
          <w:rFonts w:cs="Arial"/>
          <w:i/>
          <w:szCs w:val="24"/>
        </w:rPr>
        <w:t>elegans</w:t>
      </w:r>
      <w:proofErr w:type="spellEnd"/>
      <w:r w:rsidRPr="00DF3862">
        <w:rPr>
          <w:rFonts w:cs="Arial"/>
          <w:szCs w:val="24"/>
        </w:rPr>
        <w:t xml:space="preserve">. </w:t>
      </w:r>
      <w:r w:rsidRPr="00DF3862">
        <w:rPr>
          <w:rFonts w:cs="Arial"/>
          <w:i/>
          <w:szCs w:val="24"/>
        </w:rPr>
        <w:t>Genetics</w:t>
      </w:r>
      <w:r w:rsidRPr="00DF3862">
        <w:rPr>
          <w:rFonts w:cs="Arial"/>
          <w:szCs w:val="24"/>
        </w:rPr>
        <w:t xml:space="preserve"> </w:t>
      </w:r>
      <w:r>
        <w:rPr>
          <w:rFonts w:cs="Arial"/>
          <w:szCs w:val="24"/>
        </w:rPr>
        <w:t>50:</w:t>
      </w:r>
      <w:r w:rsidRPr="00DF3862">
        <w:rPr>
          <w:rFonts w:cs="Arial"/>
          <w:szCs w:val="24"/>
        </w:rPr>
        <w:t xml:space="preserve"> 129–</w:t>
      </w:r>
      <w:r>
        <w:rPr>
          <w:rFonts w:cs="Arial"/>
          <w:szCs w:val="24"/>
        </w:rPr>
        <w:t>155</w:t>
      </w:r>
    </w:p>
    <w:p w:rsidR="00AD43C9" w:rsidRDefault="00AD43C9" w:rsidP="00AD43C9">
      <w:pPr>
        <w:spacing w:line="360" w:lineRule="auto"/>
        <w:ind w:left="720" w:hanging="720"/>
        <w:rPr>
          <w:rFonts w:cs="Arial"/>
          <w:color w:val="000000"/>
          <w:szCs w:val="24"/>
        </w:rPr>
      </w:pPr>
    </w:p>
    <w:p w:rsidR="00AD43C9" w:rsidRPr="009D0C00" w:rsidRDefault="00AD43C9" w:rsidP="00AD43C9">
      <w:pPr>
        <w:spacing w:line="360" w:lineRule="auto"/>
        <w:ind w:left="720" w:hanging="720"/>
        <w:rPr>
          <w:rFonts w:cs="Arial"/>
          <w:szCs w:val="24"/>
        </w:rPr>
      </w:pPr>
      <w:proofErr w:type="spellStart"/>
      <w:proofErr w:type="gramStart"/>
      <w:r>
        <w:rPr>
          <w:rFonts w:cs="Arial"/>
          <w:color w:val="000000"/>
          <w:szCs w:val="24"/>
        </w:rPr>
        <w:t>Gompertz</w:t>
      </w:r>
      <w:proofErr w:type="spellEnd"/>
      <w:r>
        <w:rPr>
          <w:rFonts w:cs="Arial"/>
          <w:color w:val="000000"/>
          <w:szCs w:val="24"/>
        </w:rPr>
        <w:t>, B. 1825.</w:t>
      </w:r>
      <w:proofErr w:type="gramEnd"/>
      <w:r>
        <w:rPr>
          <w:rFonts w:cs="Arial"/>
          <w:color w:val="000000"/>
          <w:szCs w:val="24"/>
        </w:rPr>
        <w:t xml:space="preserve"> </w:t>
      </w:r>
      <w:proofErr w:type="gramStart"/>
      <w:r>
        <w:rPr>
          <w:rFonts w:cs="Arial"/>
          <w:color w:val="000000"/>
          <w:szCs w:val="24"/>
        </w:rPr>
        <w:t>On the nature of the function expressive of the law of human mortality, and on a new m</w:t>
      </w:r>
      <w:r w:rsidRPr="009D0C00">
        <w:rPr>
          <w:rFonts w:cs="Arial"/>
          <w:color w:val="000000"/>
          <w:szCs w:val="24"/>
        </w:rPr>
        <w:t>ode</w:t>
      </w:r>
      <w:r>
        <w:rPr>
          <w:rFonts w:cs="Arial"/>
          <w:color w:val="000000"/>
          <w:szCs w:val="24"/>
        </w:rPr>
        <w:t xml:space="preserve"> of determining the value of life c</w:t>
      </w:r>
      <w:r w:rsidRPr="009D0C00">
        <w:rPr>
          <w:rFonts w:cs="Arial"/>
          <w:color w:val="000000"/>
          <w:szCs w:val="24"/>
        </w:rPr>
        <w:t>ontingencies</w:t>
      </w:r>
      <w:r>
        <w:rPr>
          <w:rFonts w:cs="Arial"/>
          <w:color w:val="000000"/>
          <w:szCs w:val="24"/>
        </w:rPr>
        <w:t>.</w:t>
      </w:r>
      <w:proofErr w:type="gramEnd"/>
      <w:r w:rsidRPr="009D0C00">
        <w:rPr>
          <w:rFonts w:cs="Arial"/>
          <w:color w:val="000000"/>
          <w:szCs w:val="24"/>
        </w:rPr>
        <w:t xml:space="preserve"> </w:t>
      </w:r>
      <w:r w:rsidRPr="00AE2E6F">
        <w:rPr>
          <w:rFonts w:cs="Arial"/>
          <w:i/>
          <w:color w:val="000000"/>
          <w:szCs w:val="24"/>
        </w:rPr>
        <w:t>Philosophical Transactions of the Royal Society of London</w:t>
      </w:r>
      <w:r>
        <w:rPr>
          <w:rFonts w:cs="Arial"/>
          <w:color w:val="000000"/>
          <w:szCs w:val="24"/>
        </w:rPr>
        <w:t xml:space="preserve"> </w:t>
      </w:r>
      <w:r w:rsidRPr="009D0C00">
        <w:rPr>
          <w:rFonts w:cs="Arial"/>
          <w:color w:val="000000"/>
          <w:szCs w:val="24"/>
        </w:rPr>
        <w:t>115</w:t>
      </w:r>
      <w:r>
        <w:rPr>
          <w:rFonts w:cs="Arial"/>
          <w:color w:val="000000"/>
          <w:szCs w:val="24"/>
        </w:rPr>
        <w:t xml:space="preserve">: </w:t>
      </w:r>
      <w:r w:rsidRPr="009D0C00">
        <w:rPr>
          <w:rFonts w:cs="Arial"/>
          <w:color w:val="000000"/>
          <w:szCs w:val="24"/>
        </w:rPr>
        <w:t>513</w:t>
      </w:r>
      <w:r>
        <w:rPr>
          <w:rFonts w:cs="Arial"/>
          <w:color w:val="000000"/>
          <w:szCs w:val="24"/>
        </w:rPr>
        <w:t>–</w:t>
      </w:r>
      <w:r w:rsidRPr="009D0C00">
        <w:rPr>
          <w:rFonts w:cs="Arial"/>
          <w:color w:val="000000"/>
          <w:szCs w:val="24"/>
        </w:rPr>
        <w:t>583</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pPr>
      <w:proofErr w:type="spellStart"/>
      <w:proofErr w:type="gramStart"/>
      <w:r>
        <w:t>Grambsch</w:t>
      </w:r>
      <w:proofErr w:type="spellEnd"/>
      <w:r>
        <w:t xml:space="preserve">, P.M. and </w:t>
      </w:r>
      <w:proofErr w:type="spellStart"/>
      <w:r>
        <w:t>Therneau</w:t>
      </w:r>
      <w:proofErr w:type="spellEnd"/>
      <w:r>
        <w:t>, T.M. 1994.</w:t>
      </w:r>
      <w:proofErr w:type="gramEnd"/>
      <w:r>
        <w:t xml:space="preserve"> Proportional hazards tests and diagnostics based on weighted residuals. </w:t>
      </w:r>
      <w:proofErr w:type="spellStart"/>
      <w:r>
        <w:rPr>
          <w:i/>
        </w:rPr>
        <w:t>Biometrica</w:t>
      </w:r>
      <w:proofErr w:type="spellEnd"/>
      <w:r>
        <w:t xml:space="preserve"> 81(3): 515–526 </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rPr>
          <w:rFonts w:cs="Arial"/>
          <w:szCs w:val="24"/>
        </w:rPr>
      </w:pPr>
      <w:r w:rsidRPr="00791161">
        <w:rPr>
          <w:rFonts w:cs="Arial"/>
          <w:szCs w:val="24"/>
        </w:rPr>
        <w:t>Graves</w:t>
      </w:r>
      <w:r>
        <w:rPr>
          <w:rFonts w:cs="Arial"/>
          <w:szCs w:val="24"/>
        </w:rPr>
        <w:t xml:space="preserve"> </w:t>
      </w:r>
      <w:proofErr w:type="spellStart"/>
      <w:r>
        <w:rPr>
          <w:rFonts w:cs="Arial"/>
          <w:szCs w:val="24"/>
        </w:rPr>
        <w:t>Jr</w:t>
      </w:r>
      <w:proofErr w:type="spellEnd"/>
      <w:r w:rsidRPr="00791161">
        <w:rPr>
          <w:rFonts w:cs="Arial"/>
          <w:szCs w:val="24"/>
        </w:rPr>
        <w:t>, J.L. and Mueller, L.D. 1993. Pop</w:t>
      </w:r>
      <w:r>
        <w:rPr>
          <w:rFonts w:cs="Arial"/>
          <w:szCs w:val="24"/>
        </w:rPr>
        <w:t>ulation density affects on longevity</w:t>
      </w:r>
      <w:r w:rsidRPr="00791161">
        <w:rPr>
          <w:rFonts w:cs="Arial"/>
          <w:szCs w:val="24"/>
        </w:rPr>
        <w:t xml:space="preserve">. </w:t>
      </w:r>
      <w:proofErr w:type="spellStart"/>
      <w:r w:rsidRPr="00791161">
        <w:rPr>
          <w:rFonts w:cs="Arial"/>
          <w:i/>
          <w:szCs w:val="24"/>
        </w:rPr>
        <w:t>Genetica</w:t>
      </w:r>
      <w:proofErr w:type="spellEnd"/>
      <w:r w:rsidRPr="00791161">
        <w:rPr>
          <w:rFonts w:cs="Arial"/>
          <w:szCs w:val="24"/>
        </w:rPr>
        <w:t xml:space="preserve"> 91: 99</w:t>
      </w:r>
      <w:r>
        <w:rPr>
          <w:rFonts w:cs="Arial"/>
          <w:szCs w:val="24"/>
        </w:rPr>
        <w:t>–</w:t>
      </w:r>
      <w:r w:rsidRPr="00791161">
        <w:rPr>
          <w:rFonts w:cs="Arial"/>
          <w:szCs w:val="24"/>
        </w:rPr>
        <w:t>109</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bCs/>
          <w:szCs w:val="24"/>
        </w:rPr>
      </w:pPr>
      <w:proofErr w:type="spellStart"/>
      <w:proofErr w:type="gramStart"/>
      <w:r w:rsidRPr="005204DB">
        <w:rPr>
          <w:rFonts w:cs="Arial"/>
          <w:bCs/>
          <w:szCs w:val="24"/>
        </w:rPr>
        <w:t>Halffter</w:t>
      </w:r>
      <w:proofErr w:type="spellEnd"/>
      <w:r>
        <w:rPr>
          <w:rFonts w:cs="Arial"/>
          <w:bCs/>
          <w:szCs w:val="24"/>
        </w:rPr>
        <w:t>,</w:t>
      </w:r>
      <w:r w:rsidRPr="005204DB">
        <w:rPr>
          <w:rFonts w:cs="Arial"/>
          <w:bCs/>
          <w:szCs w:val="24"/>
        </w:rPr>
        <w:t xml:space="preserve"> G</w:t>
      </w:r>
      <w:r>
        <w:rPr>
          <w:rFonts w:cs="Arial"/>
          <w:bCs/>
          <w:szCs w:val="24"/>
        </w:rPr>
        <w:t>.</w:t>
      </w:r>
      <w:r w:rsidRPr="005204DB">
        <w:rPr>
          <w:rFonts w:cs="Arial"/>
          <w:bCs/>
          <w:szCs w:val="24"/>
        </w:rPr>
        <w:t xml:space="preserve">, </w:t>
      </w:r>
      <w:proofErr w:type="spellStart"/>
      <w:r w:rsidRPr="005204DB">
        <w:rPr>
          <w:rFonts w:cs="Arial"/>
          <w:bCs/>
          <w:szCs w:val="24"/>
        </w:rPr>
        <w:t>Anduaga</w:t>
      </w:r>
      <w:proofErr w:type="spellEnd"/>
      <w:r>
        <w:rPr>
          <w:rFonts w:cs="Arial"/>
          <w:bCs/>
          <w:szCs w:val="24"/>
        </w:rPr>
        <w:t>,</w:t>
      </w:r>
      <w:r w:rsidRPr="005204DB">
        <w:rPr>
          <w:rFonts w:cs="Arial"/>
          <w:bCs/>
          <w:szCs w:val="24"/>
        </w:rPr>
        <w:t xml:space="preserve"> S</w:t>
      </w:r>
      <w:r>
        <w:rPr>
          <w:rFonts w:cs="Arial"/>
          <w:bCs/>
          <w:szCs w:val="24"/>
        </w:rPr>
        <w:t>. and</w:t>
      </w:r>
      <w:r w:rsidRPr="005204DB">
        <w:rPr>
          <w:rFonts w:cs="Arial"/>
          <w:bCs/>
          <w:szCs w:val="24"/>
        </w:rPr>
        <w:t xml:space="preserve"> Huerta</w:t>
      </w:r>
      <w:r>
        <w:rPr>
          <w:rFonts w:cs="Arial"/>
          <w:bCs/>
          <w:szCs w:val="24"/>
        </w:rPr>
        <w:t>,</w:t>
      </w:r>
      <w:r w:rsidRPr="005204DB">
        <w:rPr>
          <w:rFonts w:cs="Arial"/>
          <w:bCs/>
          <w:szCs w:val="24"/>
        </w:rPr>
        <w:t xml:space="preserve"> C</w:t>
      </w:r>
      <w:r>
        <w:rPr>
          <w:rFonts w:cs="Arial"/>
          <w:bCs/>
          <w:szCs w:val="24"/>
        </w:rPr>
        <w:t>.</w:t>
      </w:r>
      <w:r w:rsidRPr="005204DB">
        <w:rPr>
          <w:rFonts w:cs="Arial"/>
          <w:bCs/>
          <w:szCs w:val="24"/>
        </w:rPr>
        <w:t xml:space="preserve"> </w:t>
      </w:r>
      <w:r>
        <w:rPr>
          <w:rFonts w:cs="Arial"/>
          <w:bCs/>
          <w:szCs w:val="24"/>
        </w:rPr>
        <w:t>1983.</w:t>
      </w:r>
      <w:proofErr w:type="gramEnd"/>
      <w:r>
        <w:rPr>
          <w:rFonts w:cs="Arial"/>
          <w:bCs/>
          <w:szCs w:val="24"/>
        </w:rPr>
        <w:t xml:space="preserve"> </w:t>
      </w:r>
      <w:proofErr w:type="spellStart"/>
      <w:proofErr w:type="gramStart"/>
      <w:r>
        <w:rPr>
          <w:rFonts w:cs="Arial"/>
          <w:bCs/>
          <w:szCs w:val="24"/>
        </w:rPr>
        <w:t>Nidification</w:t>
      </w:r>
      <w:proofErr w:type="spellEnd"/>
      <w:r>
        <w:rPr>
          <w:rFonts w:cs="Arial"/>
          <w:bCs/>
          <w:szCs w:val="24"/>
        </w:rPr>
        <w:t xml:space="preserve"> de </w:t>
      </w:r>
      <w:proofErr w:type="spellStart"/>
      <w:r>
        <w:rPr>
          <w:rFonts w:cs="Arial"/>
          <w:bCs/>
          <w:szCs w:val="24"/>
        </w:rPr>
        <w:t>Nicro</w:t>
      </w:r>
      <w:r w:rsidRPr="005204DB">
        <w:rPr>
          <w:rFonts w:cs="Arial"/>
          <w:bCs/>
          <w:szCs w:val="24"/>
        </w:rPr>
        <w:t>phorus</w:t>
      </w:r>
      <w:proofErr w:type="spellEnd"/>
      <w:r w:rsidRPr="005204DB">
        <w:rPr>
          <w:rFonts w:cs="Arial"/>
          <w:bCs/>
          <w:szCs w:val="24"/>
        </w:rPr>
        <w:t>.</w:t>
      </w:r>
      <w:proofErr w:type="gramEnd"/>
      <w:r w:rsidRPr="005204DB">
        <w:rPr>
          <w:rFonts w:cs="Arial"/>
          <w:bCs/>
          <w:szCs w:val="24"/>
        </w:rPr>
        <w:t xml:space="preserve"> </w:t>
      </w:r>
      <w:r w:rsidRPr="005204DB">
        <w:rPr>
          <w:i/>
        </w:rPr>
        <w:t xml:space="preserve">Bulletin de la </w:t>
      </w:r>
      <w:proofErr w:type="spellStart"/>
      <w:r w:rsidRPr="005204DB">
        <w:rPr>
          <w:i/>
        </w:rPr>
        <w:t>Société</w:t>
      </w:r>
      <w:proofErr w:type="spellEnd"/>
      <w:r w:rsidRPr="005204DB">
        <w:rPr>
          <w:i/>
        </w:rPr>
        <w:t xml:space="preserve"> </w:t>
      </w:r>
      <w:proofErr w:type="spellStart"/>
      <w:r w:rsidRPr="005204DB">
        <w:rPr>
          <w:i/>
        </w:rPr>
        <w:t>entomologique</w:t>
      </w:r>
      <w:proofErr w:type="spellEnd"/>
      <w:r w:rsidRPr="005204DB">
        <w:rPr>
          <w:i/>
        </w:rPr>
        <w:t xml:space="preserve"> de France</w:t>
      </w:r>
      <w:r w:rsidRPr="005204DB">
        <w:rPr>
          <w:rFonts w:cs="Arial"/>
          <w:bCs/>
          <w:szCs w:val="24"/>
        </w:rPr>
        <w:t xml:space="preserve"> 88:</w:t>
      </w:r>
      <w:r>
        <w:rPr>
          <w:rFonts w:cs="Arial"/>
          <w:bCs/>
          <w:szCs w:val="24"/>
        </w:rPr>
        <w:t xml:space="preserve"> </w:t>
      </w:r>
      <w:r w:rsidRPr="005204DB">
        <w:rPr>
          <w:rFonts w:cs="Arial"/>
          <w:bCs/>
          <w:szCs w:val="24"/>
        </w:rPr>
        <w:t>648</w:t>
      </w:r>
      <w:r>
        <w:rPr>
          <w:rFonts w:cs="Arial"/>
          <w:bCs/>
          <w:szCs w:val="24"/>
        </w:rPr>
        <w:t>–</w:t>
      </w:r>
      <w:r w:rsidRPr="005204DB">
        <w:rPr>
          <w:rFonts w:cs="Arial"/>
          <w:bCs/>
          <w:szCs w:val="24"/>
        </w:rPr>
        <w:t>666</w:t>
      </w:r>
    </w:p>
    <w:p w:rsidR="00AD43C9" w:rsidRDefault="00AD43C9" w:rsidP="00AD43C9">
      <w:pPr>
        <w:autoSpaceDE w:val="0"/>
        <w:autoSpaceDN w:val="0"/>
        <w:adjustRightInd w:val="0"/>
        <w:spacing w:line="360" w:lineRule="auto"/>
        <w:ind w:left="720" w:hanging="720"/>
        <w:rPr>
          <w:rFonts w:cs="Arial"/>
          <w:szCs w:val="24"/>
        </w:rPr>
      </w:pPr>
    </w:p>
    <w:p w:rsidR="00AD43C9" w:rsidRPr="00651C6F" w:rsidRDefault="00AD43C9" w:rsidP="00AD43C9">
      <w:pPr>
        <w:autoSpaceDE w:val="0"/>
        <w:autoSpaceDN w:val="0"/>
        <w:adjustRightInd w:val="0"/>
        <w:spacing w:line="360" w:lineRule="auto"/>
        <w:ind w:left="720" w:hanging="720"/>
        <w:rPr>
          <w:rFonts w:cs="Arial"/>
          <w:szCs w:val="24"/>
        </w:rPr>
      </w:pPr>
      <w:r w:rsidRPr="00651C6F">
        <w:rPr>
          <w:rFonts w:cs="Arial"/>
          <w:szCs w:val="24"/>
        </w:rPr>
        <w:t xml:space="preserve">Hamilton, W.D. 1966. </w:t>
      </w:r>
      <w:proofErr w:type="gramStart"/>
      <w:r w:rsidRPr="00651C6F">
        <w:rPr>
          <w:rFonts w:cs="Arial"/>
          <w:szCs w:val="24"/>
        </w:rPr>
        <w:t>The moulding of senescence by natural selection.</w:t>
      </w:r>
      <w:proofErr w:type="gramEnd"/>
      <w:r w:rsidRPr="00651C6F">
        <w:rPr>
          <w:rFonts w:cs="Arial"/>
          <w:szCs w:val="24"/>
        </w:rPr>
        <w:t xml:space="preserve"> </w:t>
      </w:r>
      <w:r w:rsidRPr="00651C6F">
        <w:rPr>
          <w:rFonts w:cs="Arial"/>
          <w:i/>
          <w:szCs w:val="24"/>
        </w:rPr>
        <w:t>Journal of Theoretical Biology</w:t>
      </w:r>
      <w:r>
        <w:rPr>
          <w:rFonts w:cs="Arial"/>
          <w:szCs w:val="24"/>
        </w:rPr>
        <w:t xml:space="preserve"> 12</w:t>
      </w:r>
      <w:r w:rsidRPr="00651C6F">
        <w:rPr>
          <w:rFonts w:cs="Arial"/>
          <w:szCs w:val="24"/>
        </w:rPr>
        <w:t>: 12</w:t>
      </w:r>
      <w:r>
        <w:rPr>
          <w:rFonts w:cs="Arial"/>
          <w:szCs w:val="24"/>
        </w:rPr>
        <w:t>–</w:t>
      </w:r>
      <w:r w:rsidRPr="00651C6F">
        <w:rPr>
          <w:rFonts w:cs="Arial"/>
          <w:szCs w:val="24"/>
        </w:rPr>
        <w:t>45.</w:t>
      </w:r>
    </w:p>
    <w:p w:rsidR="00AD43C9" w:rsidRDefault="00AD43C9" w:rsidP="00AD43C9">
      <w:pPr>
        <w:autoSpaceDE w:val="0"/>
        <w:autoSpaceDN w:val="0"/>
        <w:adjustRightInd w:val="0"/>
        <w:spacing w:line="360" w:lineRule="auto"/>
        <w:ind w:left="720" w:hanging="720"/>
        <w:rPr>
          <w:rFonts w:ascii="Code" w:hAnsi="Code" w:cs="Code"/>
          <w:color w:val="000000"/>
          <w:szCs w:val="24"/>
        </w:rPr>
      </w:pPr>
    </w:p>
    <w:p w:rsidR="00AD43C9" w:rsidRDefault="00AD43C9" w:rsidP="00AD43C9">
      <w:pPr>
        <w:autoSpaceDE w:val="0"/>
        <w:autoSpaceDN w:val="0"/>
        <w:adjustRightInd w:val="0"/>
        <w:spacing w:line="360" w:lineRule="auto"/>
        <w:ind w:left="720" w:hanging="720"/>
        <w:rPr>
          <w:rFonts w:cs="Arial"/>
          <w:szCs w:val="24"/>
        </w:rPr>
      </w:pPr>
      <w:r>
        <w:t xml:space="preserve">Hawley, W.A. 1985. </w:t>
      </w:r>
      <w:r>
        <w:rPr>
          <w:rFonts w:cs="Arial"/>
          <w:szCs w:val="24"/>
        </w:rPr>
        <w:t>The effect of l</w:t>
      </w:r>
      <w:r w:rsidRPr="00030E19">
        <w:rPr>
          <w:rFonts w:cs="Arial"/>
          <w:szCs w:val="24"/>
        </w:rPr>
        <w:t xml:space="preserve">arval </w:t>
      </w:r>
      <w:r>
        <w:rPr>
          <w:rFonts w:cs="Arial"/>
          <w:szCs w:val="24"/>
        </w:rPr>
        <w:t>d</w:t>
      </w:r>
      <w:r w:rsidRPr="00030E19">
        <w:rPr>
          <w:rFonts w:cs="Arial"/>
          <w:szCs w:val="24"/>
        </w:rPr>
        <w:t xml:space="preserve">ensity on </w:t>
      </w:r>
      <w:r>
        <w:rPr>
          <w:rFonts w:cs="Arial"/>
          <w:szCs w:val="24"/>
        </w:rPr>
        <w:t>a</w:t>
      </w:r>
      <w:r w:rsidRPr="00030E19">
        <w:rPr>
          <w:rFonts w:cs="Arial"/>
          <w:szCs w:val="24"/>
        </w:rPr>
        <w:t xml:space="preserve">dult </w:t>
      </w:r>
      <w:r>
        <w:rPr>
          <w:rFonts w:cs="Arial"/>
          <w:szCs w:val="24"/>
        </w:rPr>
        <w:t>l</w:t>
      </w:r>
      <w:r w:rsidRPr="00030E19">
        <w:rPr>
          <w:rFonts w:cs="Arial"/>
          <w:szCs w:val="24"/>
        </w:rPr>
        <w:t xml:space="preserve">ongevity of a </w:t>
      </w:r>
      <w:r>
        <w:rPr>
          <w:rFonts w:cs="Arial"/>
          <w:szCs w:val="24"/>
        </w:rPr>
        <w:t>m</w:t>
      </w:r>
      <w:r w:rsidRPr="00030E19">
        <w:rPr>
          <w:rFonts w:cs="Arial"/>
          <w:szCs w:val="24"/>
        </w:rPr>
        <w:t xml:space="preserve">osquito, </w:t>
      </w:r>
      <w:proofErr w:type="spellStart"/>
      <w:r w:rsidRPr="00030E19">
        <w:rPr>
          <w:rFonts w:cs="Arial"/>
          <w:i/>
          <w:szCs w:val="24"/>
        </w:rPr>
        <w:t>Aedes</w:t>
      </w:r>
      <w:proofErr w:type="spellEnd"/>
      <w:r w:rsidRPr="00030E19">
        <w:rPr>
          <w:rFonts w:cs="Arial"/>
          <w:i/>
          <w:szCs w:val="24"/>
        </w:rPr>
        <w:t xml:space="preserve"> </w:t>
      </w:r>
      <w:proofErr w:type="spellStart"/>
      <w:r w:rsidRPr="00030E19">
        <w:rPr>
          <w:rFonts w:cs="Arial"/>
          <w:i/>
          <w:szCs w:val="24"/>
        </w:rPr>
        <w:t>sierrensis</w:t>
      </w:r>
      <w:proofErr w:type="spellEnd"/>
      <w:r w:rsidRPr="00030E19">
        <w:rPr>
          <w:rFonts w:cs="Arial"/>
          <w:szCs w:val="24"/>
        </w:rPr>
        <w:t>:</w:t>
      </w:r>
      <w:r>
        <w:rPr>
          <w:rFonts w:cs="Arial"/>
          <w:szCs w:val="24"/>
        </w:rPr>
        <w:t xml:space="preserve"> epidemiological c</w:t>
      </w:r>
      <w:r w:rsidRPr="00030E19">
        <w:rPr>
          <w:rFonts w:cs="Arial"/>
          <w:szCs w:val="24"/>
        </w:rPr>
        <w:t>onsequences</w:t>
      </w:r>
      <w:r>
        <w:rPr>
          <w:rFonts w:cs="Arial"/>
          <w:szCs w:val="24"/>
        </w:rPr>
        <w:t>.</w:t>
      </w:r>
      <w:r w:rsidRPr="00030E19">
        <w:rPr>
          <w:rFonts w:cs="Arial"/>
          <w:szCs w:val="24"/>
        </w:rPr>
        <w:t xml:space="preserve"> Journal of Animal Ecology</w:t>
      </w:r>
      <w:r>
        <w:rPr>
          <w:rFonts w:cs="Arial"/>
          <w:szCs w:val="24"/>
        </w:rPr>
        <w:t xml:space="preserve"> 54(</w:t>
      </w:r>
      <w:r w:rsidRPr="00030E19">
        <w:rPr>
          <w:rFonts w:cs="Arial"/>
          <w:szCs w:val="24"/>
        </w:rPr>
        <w:t>3</w:t>
      </w:r>
      <w:r>
        <w:rPr>
          <w:rFonts w:cs="Arial"/>
          <w:szCs w:val="24"/>
        </w:rPr>
        <w:t xml:space="preserve">): </w:t>
      </w:r>
      <w:r w:rsidRPr="00030E19">
        <w:rPr>
          <w:rFonts w:cs="Arial"/>
          <w:szCs w:val="24"/>
        </w:rPr>
        <w:t>955</w:t>
      </w:r>
      <w:r>
        <w:rPr>
          <w:rFonts w:cs="Arial"/>
          <w:szCs w:val="24"/>
        </w:rPr>
        <w:t>–</w:t>
      </w:r>
      <w:r w:rsidRPr="00030E19">
        <w:rPr>
          <w:rFonts w:cs="Arial"/>
          <w:szCs w:val="24"/>
        </w:rPr>
        <w:t>964</w:t>
      </w:r>
    </w:p>
    <w:p w:rsidR="00AD43C9" w:rsidRDefault="00AD43C9" w:rsidP="00AD43C9">
      <w:pPr>
        <w:autoSpaceDE w:val="0"/>
        <w:autoSpaceDN w:val="0"/>
        <w:adjustRightInd w:val="0"/>
        <w:spacing w:line="360" w:lineRule="auto"/>
        <w:ind w:left="720" w:hanging="720"/>
        <w:rPr>
          <w:rFonts w:cs="Arial"/>
          <w:szCs w:val="24"/>
        </w:rPr>
      </w:pPr>
    </w:p>
    <w:p w:rsidR="00AD43C9" w:rsidRPr="00430582" w:rsidRDefault="00AD43C9" w:rsidP="00AD43C9">
      <w:pPr>
        <w:autoSpaceDE w:val="0"/>
        <w:autoSpaceDN w:val="0"/>
        <w:adjustRightInd w:val="0"/>
        <w:spacing w:line="360" w:lineRule="auto"/>
        <w:ind w:left="720" w:hanging="720"/>
        <w:rPr>
          <w:rFonts w:cs="Arial"/>
          <w:szCs w:val="24"/>
        </w:rPr>
      </w:pPr>
      <w:proofErr w:type="spellStart"/>
      <w:r>
        <w:rPr>
          <w:rFonts w:cs="Arial"/>
          <w:szCs w:val="24"/>
        </w:rPr>
        <w:t>Hsin</w:t>
      </w:r>
      <w:proofErr w:type="spellEnd"/>
      <w:r>
        <w:rPr>
          <w:rFonts w:cs="Arial"/>
          <w:szCs w:val="24"/>
        </w:rPr>
        <w:t>, H. and</w:t>
      </w:r>
      <w:r w:rsidRPr="00DF3862">
        <w:rPr>
          <w:rFonts w:cs="Arial"/>
          <w:szCs w:val="24"/>
        </w:rPr>
        <w:t xml:space="preserve"> Kenyon, C. </w:t>
      </w:r>
      <w:r>
        <w:rPr>
          <w:rFonts w:cs="Arial"/>
          <w:szCs w:val="24"/>
        </w:rPr>
        <w:t xml:space="preserve">1999. </w:t>
      </w:r>
      <w:r w:rsidRPr="00DF3862">
        <w:rPr>
          <w:rFonts w:cs="Arial"/>
          <w:szCs w:val="24"/>
        </w:rPr>
        <w:t>Signals from the reproductive</w:t>
      </w:r>
      <w:r>
        <w:rPr>
          <w:rFonts w:cs="Arial"/>
          <w:szCs w:val="24"/>
        </w:rPr>
        <w:t xml:space="preserve"> </w:t>
      </w:r>
      <w:r w:rsidRPr="00DF3862">
        <w:rPr>
          <w:rFonts w:cs="Arial"/>
          <w:szCs w:val="24"/>
        </w:rPr>
        <w:t xml:space="preserve">system regulate the lifespan of </w:t>
      </w:r>
      <w:r w:rsidRPr="00DF3862">
        <w:rPr>
          <w:rFonts w:cs="Arial"/>
          <w:i/>
          <w:iCs/>
          <w:szCs w:val="24"/>
        </w:rPr>
        <w:t xml:space="preserve">C. </w:t>
      </w:r>
      <w:proofErr w:type="spellStart"/>
      <w:r w:rsidRPr="00DF3862">
        <w:rPr>
          <w:rFonts w:cs="Arial"/>
          <w:i/>
          <w:iCs/>
          <w:szCs w:val="24"/>
        </w:rPr>
        <w:t>elegans</w:t>
      </w:r>
      <w:proofErr w:type="spellEnd"/>
      <w:r w:rsidRPr="00DF3862">
        <w:rPr>
          <w:rFonts w:cs="Arial"/>
          <w:szCs w:val="24"/>
        </w:rPr>
        <w:t xml:space="preserve">. </w:t>
      </w:r>
      <w:r w:rsidRPr="00DF3862">
        <w:rPr>
          <w:rFonts w:cs="Arial"/>
          <w:i/>
          <w:iCs/>
          <w:szCs w:val="24"/>
        </w:rPr>
        <w:t xml:space="preserve">Nature </w:t>
      </w:r>
      <w:r w:rsidRPr="00DF3862">
        <w:rPr>
          <w:rFonts w:cs="Arial"/>
          <w:bCs/>
          <w:szCs w:val="24"/>
        </w:rPr>
        <w:t>399</w:t>
      </w:r>
      <w:r>
        <w:rPr>
          <w:rFonts w:cs="Arial"/>
          <w:szCs w:val="24"/>
        </w:rPr>
        <w:t xml:space="preserve">: 362–366 </w:t>
      </w:r>
    </w:p>
    <w:p w:rsidR="00AD43C9" w:rsidRDefault="00AD43C9" w:rsidP="00AD43C9">
      <w:pPr>
        <w:autoSpaceDE w:val="0"/>
        <w:autoSpaceDN w:val="0"/>
        <w:adjustRightInd w:val="0"/>
        <w:spacing w:line="360" w:lineRule="auto"/>
        <w:ind w:left="720" w:hanging="720"/>
        <w:rPr>
          <w:rFonts w:cs="Arial"/>
          <w:color w:val="000000"/>
          <w:szCs w:val="24"/>
        </w:rPr>
      </w:pPr>
    </w:p>
    <w:p w:rsidR="00AD43C9" w:rsidRPr="000D0B80" w:rsidRDefault="00AD43C9" w:rsidP="00AD43C9">
      <w:pPr>
        <w:autoSpaceDE w:val="0"/>
        <w:autoSpaceDN w:val="0"/>
        <w:adjustRightInd w:val="0"/>
        <w:spacing w:line="360" w:lineRule="auto"/>
        <w:ind w:left="720" w:hanging="720"/>
        <w:rPr>
          <w:rFonts w:cs="Arial"/>
          <w:szCs w:val="24"/>
        </w:rPr>
      </w:pPr>
      <w:proofErr w:type="gramStart"/>
      <w:r>
        <w:rPr>
          <w:rFonts w:cs="Arial"/>
          <w:szCs w:val="24"/>
        </w:rPr>
        <w:t>Hughes, K.</w:t>
      </w:r>
      <w:r w:rsidRPr="00AF4CBF">
        <w:rPr>
          <w:rFonts w:cs="Arial"/>
          <w:szCs w:val="24"/>
        </w:rPr>
        <w:t>A. &amp; Charlesworth, B. 1994</w:t>
      </w:r>
      <w:r>
        <w:rPr>
          <w:rFonts w:cs="Arial"/>
          <w:szCs w:val="24"/>
        </w:rPr>
        <w:t>.</w:t>
      </w:r>
      <w:proofErr w:type="gramEnd"/>
      <w:r w:rsidRPr="00AF4CBF">
        <w:rPr>
          <w:rFonts w:cs="Arial"/>
          <w:szCs w:val="24"/>
        </w:rPr>
        <w:t xml:space="preserve"> </w:t>
      </w:r>
      <w:proofErr w:type="gramStart"/>
      <w:r w:rsidRPr="00AF4CBF">
        <w:rPr>
          <w:rFonts w:cs="Arial"/>
          <w:szCs w:val="24"/>
        </w:rPr>
        <w:t>A genetic analysis of</w:t>
      </w:r>
      <w:r>
        <w:rPr>
          <w:rFonts w:cs="Arial"/>
          <w:szCs w:val="24"/>
        </w:rPr>
        <w:t xml:space="preserve"> senescence in </w:t>
      </w:r>
      <w:r w:rsidRPr="00AF4CBF">
        <w:rPr>
          <w:rFonts w:cs="Arial"/>
          <w:i/>
          <w:szCs w:val="24"/>
        </w:rPr>
        <w:t>Drosophila</w:t>
      </w:r>
      <w:r w:rsidRPr="00AF4CBF">
        <w:rPr>
          <w:rFonts w:cs="Arial"/>
          <w:szCs w:val="24"/>
        </w:rPr>
        <w:t>.</w:t>
      </w:r>
      <w:proofErr w:type="gramEnd"/>
      <w:r w:rsidRPr="00AF4CBF">
        <w:rPr>
          <w:rFonts w:cs="Arial"/>
          <w:szCs w:val="24"/>
        </w:rPr>
        <w:t xml:space="preserve"> </w:t>
      </w:r>
      <w:r w:rsidRPr="00AF4CBF">
        <w:rPr>
          <w:rFonts w:cs="Arial"/>
          <w:i/>
          <w:szCs w:val="24"/>
        </w:rPr>
        <w:t>Nature</w:t>
      </w:r>
      <w:r w:rsidRPr="00AF4CBF">
        <w:rPr>
          <w:rFonts w:cs="Arial"/>
          <w:szCs w:val="24"/>
        </w:rPr>
        <w:t xml:space="preserve"> 367</w:t>
      </w:r>
      <w:r>
        <w:rPr>
          <w:rFonts w:cs="Arial"/>
          <w:szCs w:val="24"/>
        </w:rPr>
        <w:t>:</w:t>
      </w:r>
      <w:r w:rsidRPr="00AF4CBF">
        <w:rPr>
          <w:rFonts w:cs="Arial"/>
          <w:szCs w:val="24"/>
        </w:rPr>
        <w:t xml:space="preserve"> 64–66.</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sidRPr="000C68C8">
        <w:rPr>
          <w:rFonts w:cs="Arial"/>
          <w:szCs w:val="24"/>
        </w:rPr>
        <w:t>Jones,</w:t>
      </w:r>
      <w:r>
        <w:rPr>
          <w:rFonts w:cs="Arial"/>
          <w:szCs w:val="24"/>
        </w:rPr>
        <w:t xml:space="preserve"> O.R</w:t>
      </w:r>
      <w:r w:rsidRPr="000C68C8">
        <w:rPr>
          <w:rFonts w:cs="Arial"/>
          <w:szCs w:val="24"/>
        </w:rPr>
        <w:t xml:space="preserve">, </w:t>
      </w:r>
      <w:proofErr w:type="spellStart"/>
      <w:r w:rsidRPr="000C68C8">
        <w:rPr>
          <w:rFonts w:cs="Arial"/>
          <w:szCs w:val="24"/>
        </w:rPr>
        <w:t>Scheuerlein</w:t>
      </w:r>
      <w:proofErr w:type="spellEnd"/>
      <w:r w:rsidRPr="000C68C8">
        <w:rPr>
          <w:rFonts w:cs="Arial"/>
          <w:szCs w:val="24"/>
        </w:rPr>
        <w:t>,</w:t>
      </w:r>
      <w:r>
        <w:rPr>
          <w:rFonts w:cs="Arial"/>
          <w:szCs w:val="24"/>
        </w:rPr>
        <w:t xml:space="preserve"> A., </w:t>
      </w:r>
      <w:proofErr w:type="spellStart"/>
      <w:r>
        <w:rPr>
          <w:rFonts w:cs="Arial"/>
          <w:szCs w:val="24"/>
        </w:rPr>
        <w:t>Salguero-Gó</w:t>
      </w:r>
      <w:r w:rsidRPr="000C68C8">
        <w:rPr>
          <w:rFonts w:cs="Arial"/>
          <w:szCs w:val="24"/>
        </w:rPr>
        <w:t>mez</w:t>
      </w:r>
      <w:proofErr w:type="spellEnd"/>
      <w:r w:rsidRPr="000C68C8">
        <w:rPr>
          <w:rFonts w:cs="Arial"/>
          <w:szCs w:val="24"/>
        </w:rPr>
        <w:t>,</w:t>
      </w:r>
      <w:r>
        <w:rPr>
          <w:rFonts w:cs="Arial"/>
          <w:szCs w:val="24"/>
        </w:rPr>
        <w:t xml:space="preserve"> R.,</w:t>
      </w:r>
      <w:r w:rsidRPr="000C68C8">
        <w:rPr>
          <w:rFonts w:cs="Arial"/>
          <w:szCs w:val="24"/>
        </w:rPr>
        <w:t xml:space="preserve"> </w:t>
      </w:r>
      <w:proofErr w:type="spellStart"/>
      <w:r w:rsidRPr="000C68C8">
        <w:rPr>
          <w:rFonts w:cs="Arial"/>
          <w:szCs w:val="24"/>
        </w:rPr>
        <w:t>Camarda</w:t>
      </w:r>
      <w:proofErr w:type="spellEnd"/>
      <w:r w:rsidRPr="000C68C8">
        <w:rPr>
          <w:rFonts w:cs="Arial"/>
          <w:szCs w:val="24"/>
        </w:rPr>
        <w:t>,</w:t>
      </w:r>
      <w:r>
        <w:rPr>
          <w:rFonts w:cs="Arial"/>
          <w:szCs w:val="24"/>
        </w:rPr>
        <w:t xml:space="preserve"> C.G.,</w:t>
      </w:r>
      <w:r w:rsidRPr="000C68C8">
        <w:rPr>
          <w:rFonts w:cs="Arial"/>
          <w:szCs w:val="24"/>
        </w:rPr>
        <w:t xml:space="preserve"> </w:t>
      </w:r>
      <w:proofErr w:type="spellStart"/>
      <w:r w:rsidRPr="000C68C8">
        <w:rPr>
          <w:rFonts w:cs="Arial"/>
          <w:szCs w:val="24"/>
        </w:rPr>
        <w:t>Schaible</w:t>
      </w:r>
      <w:proofErr w:type="spellEnd"/>
      <w:r w:rsidRPr="000C68C8">
        <w:rPr>
          <w:rFonts w:cs="Arial"/>
          <w:szCs w:val="24"/>
        </w:rPr>
        <w:t>,</w:t>
      </w:r>
      <w:r>
        <w:rPr>
          <w:rFonts w:cs="Arial"/>
          <w:szCs w:val="24"/>
        </w:rPr>
        <w:t xml:space="preserve"> R., </w:t>
      </w:r>
      <w:r w:rsidRPr="000C68C8">
        <w:rPr>
          <w:rFonts w:cs="Arial"/>
          <w:szCs w:val="24"/>
        </w:rPr>
        <w:t>Casper,</w:t>
      </w:r>
      <w:r>
        <w:rPr>
          <w:rFonts w:cs="Arial"/>
          <w:szCs w:val="24"/>
        </w:rPr>
        <w:t xml:space="preserve"> B.B., </w:t>
      </w:r>
      <w:r w:rsidRPr="000C68C8">
        <w:rPr>
          <w:rFonts w:cs="Arial"/>
          <w:szCs w:val="24"/>
        </w:rPr>
        <w:t>Dahlgren,</w:t>
      </w:r>
      <w:r>
        <w:rPr>
          <w:rFonts w:cs="Arial"/>
          <w:szCs w:val="24"/>
        </w:rPr>
        <w:t xml:space="preserve"> J.P., </w:t>
      </w:r>
      <w:proofErr w:type="spellStart"/>
      <w:r>
        <w:rPr>
          <w:rFonts w:cs="Arial"/>
          <w:szCs w:val="24"/>
        </w:rPr>
        <w:t>Ehrlén</w:t>
      </w:r>
      <w:proofErr w:type="spellEnd"/>
      <w:r w:rsidRPr="000C68C8">
        <w:rPr>
          <w:rFonts w:cs="Arial"/>
          <w:szCs w:val="24"/>
        </w:rPr>
        <w:t>,</w:t>
      </w:r>
      <w:r>
        <w:rPr>
          <w:rFonts w:cs="Arial"/>
          <w:szCs w:val="24"/>
        </w:rPr>
        <w:t xml:space="preserve"> J.,</w:t>
      </w:r>
      <w:r w:rsidRPr="000C68C8">
        <w:rPr>
          <w:rFonts w:cs="Arial"/>
          <w:szCs w:val="24"/>
        </w:rPr>
        <w:t xml:space="preserve"> </w:t>
      </w:r>
      <w:proofErr w:type="spellStart"/>
      <w:r w:rsidRPr="000C68C8">
        <w:rPr>
          <w:rFonts w:cs="Arial"/>
          <w:szCs w:val="24"/>
        </w:rPr>
        <w:t>Garc</w:t>
      </w:r>
      <w:r>
        <w:rPr>
          <w:rFonts w:cs="Arial"/>
          <w:szCs w:val="24"/>
        </w:rPr>
        <w:t>í</w:t>
      </w:r>
      <w:r w:rsidRPr="000C68C8">
        <w:rPr>
          <w:rFonts w:cs="Arial"/>
          <w:szCs w:val="24"/>
        </w:rPr>
        <w:t>a</w:t>
      </w:r>
      <w:proofErr w:type="spellEnd"/>
      <w:r w:rsidRPr="000C68C8">
        <w:rPr>
          <w:rFonts w:cs="Arial"/>
          <w:szCs w:val="24"/>
        </w:rPr>
        <w:t>,</w:t>
      </w:r>
      <w:r>
        <w:rPr>
          <w:rFonts w:cs="Arial"/>
          <w:szCs w:val="24"/>
        </w:rPr>
        <w:t xml:space="preserve"> M.B.,</w:t>
      </w:r>
      <w:r w:rsidRPr="000C68C8">
        <w:rPr>
          <w:rFonts w:cs="Arial"/>
          <w:szCs w:val="24"/>
        </w:rPr>
        <w:t xml:space="preserve"> </w:t>
      </w:r>
      <w:proofErr w:type="spellStart"/>
      <w:r w:rsidRPr="000C68C8">
        <w:rPr>
          <w:rFonts w:cs="Arial"/>
          <w:szCs w:val="24"/>
        </w:rPr>
        <w:t>Menges</w:t>
      </w:r>
      <w:proofErr w:type="spellEnd"/>
      <w:r w:rsidRPr="000C68C8">
        <w:rPr>
          <w:rFonts w:cs="Arial"/>
          <w:szCs w:val="24"/>
        </w:rPr>
        <w:t>,</w:t>
      </w:r>
      <w:r>
        <w:rPr>
          <w:rFonts w:cs="Arial"/>
          <w:szCs w:val="24"/>
        </w:rPr>
        <w:t xml:space="preserve"> E.S.,</w:t>
      </w:r>
      <w:r w:rsidRPr="000C68C8">
        <w:rPr>
          <w:rFonts w:cs="Arial"/>
          <w:szCs w:val="24"/>
        </w:rPr>
        <w:t xml:space="preserve"> Quintana-</w:t>
      </w:r>
      <w:proofErr w:type="spellStart"/>
      <w:r w:rsidRPr="000C68C8">
        <w:rPr>
          <w:rFonts w:cs="Arial"/>
          <w:szCs w:val="24"/>
        </w:rPr>
        <w:t>Ascencio</w:t>
      </w:r>
      <w:proofErr w:type="spellEnd"/>
      <w:r w:rsidRPr="000C68C8">
        <w:rPr>
          <w:rFonts w:cs="Arial"/>
          <w:szCs w:val="24"/>
        </w:rPr>
        <w:t>,</w:t>
      </w:r>
      <w:r>
        <w:rPr>
          <w:rFonts w:cs="Arial"/>
          <w:szCs w:val="24"/>
        </w:rPr>
        <w:t xml:space="preserve"> P.F., </w:t>
      </w:r>
      <w:r w:rsidRPr="000C68C8">
        <w:rPr>
          <w:rFonts w:cs="Arial"/>
          <w:szCs w:val="24"/>
        </w:rPr>
        <w:t>Caswell,</w:t>
      </w:r>
      <w:r>
        <w:rPr>
          <w:rFonts w:cs="Arial"/>
          <w:szCs w:val="24"/>
        </w:rPr>
        <w:t xml:space="preserve"> H., </w:t>
      </w:r>
      <w:proofErr w:type="spellStart"/>
      <w:r w:rsidRPr="000C68C8">
        <w:rPr>
          <w:rFonts w:cs="Arial"/>
          <w:szCs w:val="24"/>
        </w:rPr>
        <w:t>Baudisch</w:t>
      </w:r>
      <w:proofErr w:type="spellEnd"/>
      <w:r>
        <w:rPr>
          <w:rFonts w:cs="Arial"/>
          <w:szCs w:val="24"/>
        </w:rPr>
        <w:t xml:space="preserve">, A. and </w:t>
      </w:r>
      <w:proofErr w:type="spellStart"/>
      <w:r w:rsidRPr="000C68C8">
        <w:rPr>
          <w:rFonts w:cs="Arial"/>
          <w:szCs w:val="24"/>
        </w:rPr>
        <w:t>Vaupel</w:t>
      </w:r>
      <w:proofErr w:type="spellEnd"/>
      <w:r>
        <w:rPr>
          <w:rFonts w:cs="Arial"/>
          <w:szCs w:val="24"/>
        </w:rPr>
        <w:t xml:space="preserve">, J.W. 2014. </w:t>
      </w:r>
      <w:proofErr w:type="gramStart"/>
      <w:r w:rsidRPr="000C68C8">
        <w:rPr>
          <w:rFonts w:cs="Arial"/>
          <w:szCs w:val="24"/>
        </w:rPr>
        <w:t>Diversity of ageing across the tree of life</w:t>
      </w:r>
      <w:r>
        <w:rPr>
          <w:rFonts w:cs="Arial"/>
          <w:szCs w:val="24"/>
        </w:rPr>
        <w:t>.</w:t>
      </w:r>
      <w:proofErr w:type="gramEnd"/>
      <w:r>
        <w:rPr>
          <w:rFonts w:cs="Arial"/>
          <w:szCs w:val="24"/>
        </w:rPr>
        <w:t xml:space="preserve"> </w:t>
      </w:r>
      <w:r>
        <w:rPr>
          <w:rFonts w:cs="Arial"/>
          <w:i/>
          <w:szCs w:val="24"/>
        </w:rPr>
        <w:t>Nature</w:t>
      </w:r>
      <w:r>
        <w:rPr>
          <w:rFonts w:cs="Arial"/>
          <w:szCs w:val="24"/>
        </w:rPr>
        <w:t xml:space="preserve"> 505: 169–173</w:t>
      </w:r>
    </w:p>
    <w:p w:rsidR="00AD43C9" w:rsidRDefault="00AD43C9" w:rsidP="00AD43C9">
      <w:pPr>
        <w:spacing w:line="360" w:lineRule="auto"/>
        <w:ind w:left="720" w:hanging="720"/>
        <w:outlineLvl w:val="0"/>
      </w:pPr>
    </w:p>
    <w:p w:rsidR="00AD43C9" w:rsidRDefault="00AD43C9" w:rsidP="00AD43C9">
      <w:pPr>
        <w:spacing w:line="360" w:lineRule="auto"/>
        <w:ind w:left="720" w:hanging="720"/>
        <w:outlineLvl w:val="0"/>
        <w:rPr>
          <w:rFonts w:cs="Arial"/>
          <w:bCs/>
          <w:kern w:val="36"/>
          <w:szCs w:val="24"/>
          <w:lang w:eastAsia="en-GB"/>
        </w:rPr>
      </w:pPr>
      <w:r>
        <w:t xml:space="preserve">Kaplan, E.L. and Meier, P. 1958. </w:t>
      </w:r>
      <w:proofErr w:type="gramStart"/>
      <w:r w:rsidRPr="00725183">
        <w:rPr>
          <w:rFonts w:cs="Arial"/>
          <w:szCs w:val="24"/>
        </w:rPr>
        <w:t>Nonparametric Estimation from Incomplete Observations</w:t>
      </w:r>
      <w:r>
        <w:rPr>
          <w:rFonts w:cs="Arial"/>
          <w:szCs w:val="24"/>
        </w:rPr>
        <w:t>.</w:t>
      </w:r>
      <w:proofErr w:type="gramEnd"/>
      <w:r>
        <w:rPr>
          <w:rFonts w:cs="Arial"/>
          <w:szCs w:val="24"/>
        </w:rPr>
        <w:t xml:space="preserve"> </w:t>
      </w:r>
      <w:r w:rsidRPr="00F010D9">
        <w:rPr>
          <w:rFonts w:cs="Arial"/>
          <w:i/>
          <w:szCs w:val="24"/>
        </w:rPr>
        <w:t>Journal of the American Statistical Association</w:t>
      </w:r>
      <w:r>
        <w:rPr>
          <w:rFonts w:cs="Arial"/>
          <w:szCs w:val="24"/>
        </w:rPr>
        <w:t xml:space="preserve"> </w:t>
      </w:r>
      <w:r w:rsidRPr="00725183">
        <w:rPr>
          <w:rFonts w:cs="Arial"/>
          <w:szCs w:val="24"/>
        </w:rPr>
        <w:t>53</w:t>
      </w:r>
      <w:r>
        <w:rPr>
          <w:rFonts w:cs="Arial"/>
          <w:szCs w:val="24"/>
        </w:rPr>
        <w:t>(</w:t>
      </w:r>
      <w:r w:rsidRPr="00725183">
        <w:rPr>
          <w:rFonts w:cs="Arial"/>
          <w:szCs w:val="24"/>
        </w:rPr>
        <w:t>282</w:t>
      </w:r>
      <w:r>
        <w:rPr>
          <w:rFonts w:cs="Arial"/>
          <w:szCs w:val="24"/>
        </w:rPr>
        <w:t xml:space="preserve">): </w:t>
      </w:r>
      <w:r w:rsidRPr="00725183">
        <w:rPr>
          <w:rFonts w:cs="Arial"/>
          <w:szCs w:val="24"/>
        </w:rPr>
        <w:t>457</w:t>
      </w:r>
      <w:r>
        <w:rPr>
          <w:rFonts w:cs="Arial"/>
          <w:szCs w:val="24"/>
        </w:rPr>
        <w:t>–</w:t>
      </w:r>
      <w:r w:rsidRPr="00725183">
        <w:rPr>
          <w:rFonts w:cs="Arial"/>
          <w:szCs w:val="24"/>
        </w:rPr>
        <w:t>481</w:t>
      </w:r>
    </w:p>
    <w:p w:rsidR="00AD43C9" w:rsidRDefault="00AD43C9" w:rsidP="00AD43C9">
      <w:pPr>
        <w:spacing w:line="360" w:lineRule="auto"/>
        <w:ind w:left="720" w:hanging="720"/>
        <w:outlineLvl w:val="0"/>
        <w:rPr>
          <w:rFonts w:cs="Arial"/>
          <w:bCs/>
          <w:kern w:val="36"/>
          <w:szCs w:val="24"/>
          <w:lang w:eastAsia="en-GB"/>
        </w:rPr>
      </w:pPr>
    </w:p>
    <w:p w:rsidR="00AD43C9" w:rsidRPr="00DB026F" w:rsidRDefault="00AD43C9" w:rsidP="00AD43C9">
      <w:pPr>
        <w:spacing w:line="360" w:lineRule="auto"/>
        <w:ind w:left="720" w:hanging="720"/>
        <w:outlineLvl w:val="0"/>
        <w:rPr>
          <w:rFonts w:cs="Arial"/>
          <w:bCs/>
          <w:kern w:val="36"/>
          <w:szCs w:val="24"/>
          <w:lang w:eastAsia="en-GB"/>
        </w:rPr>
      </w:pPr>
      <w:r w:rsidRPr="00DB026F">
        <w:rPr>
          <w:rFonts w:cs="Arial"/>
          <w:bCs/>
          <w:kern w:val="36"/>
          <w:szCs w:val="24"/>
          <w:lang w:eastAsia="en-GB"/>
        </w:rPr>
        <w:t xml:space="preserve">Kenyon, C.J. </w:t>
      </w:r>
      <w:proofErr w:type="gramStart"/>
      <w:r w:rsidRPr="00416405">
        <w:rPr>
          <w:rFonts w:cs="Arial"/>
          <w:bCs/>
          <w:kern w:val="36"/>
          <w:szCs w:val="24"/>
          <w:lang w:eastAsia="en-GB"/>
        </w:rPr>
        <w:t>The genetics of ageing</w:t>
      </w:r>
      <w:r w:rsidRPr="00DB026F">
        <w:rPr>
          <w:rFonts w:cs="Arial"/>
          <w:bCs/>
          <w:kern w:val="36"/>
          <w:szCs w:val="24"/>
          <w:lang w:eastAsia="en-GB"/>
        </w:rPr>
        <w:t>.</w:t>
      </w:r>
      <w:proofErr w:type="gramEnd"/>
      <w:r w:rsidRPr="00DB026F">
        <w:rPr>
          <w:rFonts w:cs="Arial"/>
          <w:bCs/>
          <w:kern w:val="36"/>
          <w:szCs w:val="24"/>
          <w:lang w:eastAsia="en-GB"/>
        </w:rPr>
        <w:t xml:space="preserve"> </w:t>
      </w:r>
      <w:r w:rsidRPr="00DB026F">
        <w:rPr>
          <w:rFonts w:cs="Arial"/>
          <w:bCs/>
          <w:i/>
          <w:kern w:val="36"/>
          <w:szCs w:val="24"/>
          <w:lang w:eastAsia="en-GB"/>
        </w:rPr>
        <w:t>Nature</w:t>
      </w:r>
      <w:r w:rsidRPr="00DB026F">
        <w:rPr>
          <w:rFonts w:cs="Arial"/>
          <w:bCs/>
          <w:kern w:val="36"/>
          <w:szCs w:val="24"/>
          <w:lang w:eastAsia="en-GB"/>
        </w:rPr>
        <w:t xml:space="preserve"> 464: 504</w:t>
      </w:r>
      <w:r>
        <w:rPr>
          <w:rFonts w:cs="Arial"/>
          <w:bCs/>
          <w:kern w:val="36"/>
          <w:szCs w:val="24"/>
          <w:lang w:eastAsia="en-GB"/>
        </w:rPr>
        <w:t>–</w:t>
      </w:r>
      <w:r w:rsidRPr="00DB026F">
        <w:rPr>
          <w:rFonts w:cs="Arial"/>
          <w:bCs/>
          <w:kern w:val="36"/>
          <w:szCs w:val="24"/>
          <w:lang w:eastAsia="en-GB"/>
        </w:rPr>
        <w:t>512</w:t>
      </w:r>
    </w:p>
    <w:p w:rsidR="00AD43C9" w:rsidRDefault="00AD43C9" w:rsidP="00AD43C9">
      <w:pPr>
        <w:autoSpaceDE w:val="0"/>
        <w:autoSpaceDN w:val="0"/>
        <w:adjustRightInd w:val="0"/>
        <w:spacing w:line="360" w:lineRule="auto"/>
        <w:ind w:left="720" w:hanging="720"/>
        <w:rPr>
          <w:rFonts w:cs="Arial"/>
          <w:color w:val="000000"/>
          <w:szCs w:val="24"/>
        </w:rPr>
      </w:pPr>
    </w:p>
    <w:p w:rsidR="00AD43C9" w:rsidRPr="00791161" w:rsidRDefault="00AD43C9" w:rsidP="00AD43C9">
      <w:pPr>
        <w:autoSpaceDE w:val="0"/>
        <w:autoSpaceDN w:val="0"/>
        <w:adjustRightInd w:val="0"/>
        <w:spacing w:line="360" w:lineRule="auto"/>
        <w:ind w:left="720" w:hanging="720"/>
        <w:rPr>
          <w:rFonts w:cs="Arial"/>
          <w:bCs/>
          <w:szCs w:val="24"/>
        </w:rPr>
      </w:pPr>
      <w:proofErr w:type="gramStart"/>
      <w:r w:rsidRPr="00791161">
        <w:rPr>
          <w:rFonts w:cs="Arial"/>
          <w:bCs/>
          <w:szCs w:val="24"/>
        </w:rPr>
        <w:t>Lee, R.D. 2003.</w:t>
      </w:r>
      <w:proofErr w:type="gramEnd"/>
      <w:r w:rsidRPr="00791161">
        <w:rPr>
          <w:rFonts w:cs="Arial"/>
          <w:bCs/>
          <w:szCs w:val="24"/>
        </w:rPr>
        <w:t xml:space="preserve"> </w:t>
      </w:r>
      <w:proofErr w:type="gramStart"/>
      <w:r w:rsidRPr="00791161">
        <w:rPr>
          <w:rFonts w:cs="Arial"/>
          <w:bCs/>
          <w:szCs w:val="24"/>
        </w:rPr>
        <w:t>Rethinking the</w:t>
      </w:r>
      <w:r>
        <w:rPr>
          <w:rFonts w:cs="Arial"/>
          <w:bCs/>
          <w:szCs w:val="24"/>
        </w:rPr>
        <w:t xml:space="preserve"> evolutionary theory of aging: t</w:t>
      </w:r>
      <w:r w:rsidRPr="00791161">
        <w:rPr>
          <w:rFonts w:cs="Arial"/>
          <w:bCs/>
          <w:szCs w:val="24"/>
        </w:rPr>
        <w:t>ransfers, not births, shape senescence in social species.</w:t>
      </w:r>
      <w:proofErr w:type="gramEnd"/>
      <w:r w:rsidRPr="00791161">
        <w:rPr>
          <w:rFonts w:cs="Arial"/>
          <w:bCs/>
          <w:szCs w:val="24"/>
        </w:rPr>
        <w:t xml:space="preserve"> </w:t>
      </w:r>
      <w:r w:rsidRPr="00791161">
        <w:rPr>
          <w:rFonts w:cs="Arial"/>
          <w:bCs/>
          <w:i/>
          <w:szCs w:val="24"/>
        </w:rPr>
        <w:t>PNAS</w:t>
      </w:r>
      <w:r w:rsidRPr="00791161">
        <w:rPr>
          <w:rFonts w:cs="Arial"/>
          <w:bCs/>
          <w:szCs w:val="24"/>
        </w:rPr>
        <w:t xml:space="preserve"> 100(16): 9637–9642</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proofErr w:type="gramStart"/>
      <w:r w:rsidRPr="00791161">
        <w:rPr>
          <w:rFonts w:cs="Arial"/>
          <w:bCs/>
          <w:szCs w:val="24"/>
        </w:rPr>
        <w:lastRenderedPageBreak/>
        <w:t>Leips</w:t>
      </w:r>
      <w:proofErr w:type="spellEnd"/>
      <w:r w:rsidRPr="00791161">
        <w:rPr>
          <w:rFonts w:cs="Arial"/>
          <w:bCs/>
          <w:szCs w:val="24"/>
        </w:rPr>
        <w:t>, J. and Mac</w:t>
      </w:r>
      <w:r>
        <w:rPr>
          <w:rFonts w:cs="Arial"/>
          <w:bCs/>
          <w:szCs w:val="24"/>
        </w:rPr>
        <w:t>kay, T.F.C. 2000.</w:t>
      </w:r>
      <w:proofErr w:type="gramEnd"/>
      <w:r>
        <w:rPr>
          <w:rFonts w:cs="Arial"/>
          <w:bCs/>
          <w:szCs w:val="24"/>
        </w:rPr>
        <w:t xml:space="preserve"> Quantitative trait loci for l</w:t>
      </w:r>
      <w:r w:rsidRPr="00791161">
        <w:rPr>
          <w:rFonts w:cs="Arial"/>
          <w:bCs/>
          <w:szCs w:val="24"/>
        </w:rPr>
        <w:t xml:space="preserve">ife </w:t>
      </w:r>
      <w:r>
        <w:rPr>
          <w:rFonts w:cs="Arial"/>
          <w:bCs/>
          <w:szCs w:val="24"/>
        </w:rPr>
        <w:t>s</w:t>
      </w:r>
      <w:r w:rsidRPr="00791161">
        <w:rPr>
          <w:rFonts w:cs="Arial"/>
          <w:bCs/>
          <w:szCs w:val="24"/>
        </w:rPr>
        <w:t xml:space="preserve">pan in </w:t>
      </w:r>
      <w:r w:rsidRPr="00791161">
        <w:rPr>
          <w:rFonts w:cs="Arial"/>
          <w:bCs/>
          <w:i/>
          <w:iCs/>
          <w:szCs w:val="24"/>
        </w:rPr>
        <w:t xml:space="preserve">Drosophila </w:t>
      </w:r>
      <w:proofErr w:type="spellStart"/>
      <w:r w:rsidRPr="00791161">
        <w:rPr>
          <w:rFonts w:cs="Arial"/>
          <w:bCs/>
          <w:i/>
          <w:iCs/>
          <w:szCs w:val="24"/>
        </w:rPr>
        <w:t>melanogaster</w:t>
      </w:r>
      <w:proofErr w:type="spellEnd"/>
      <w:r w:rsidRPr="00791161">
        <w:rPr>
          <w:rFonts w:cs="Arial"/>
          <w:bCs/>
          <w:szCs w:val="24"/>
        </w:rPr>
        <w:t>:</w:t>
      </w:r>
      <w:r w:rsidRPr="00791161">
        <w:rPr>
          <w:rFonts w:cs="Arial"/>
          <w:szCs w:val="24"/>
        </w:rPr>
        <w:t xml:space="preserve"> </w:t>
      </w:r>
      <w:r>
        <w:rPr>
          <w:rFonts w:cs="Arial"/>
          <w:bCs/>
          <w:szCs w:val="24"/>
        </w:rPr>
        <w:t>interactions with genetic background and larval d</w:t>
      </w:r>
      <w:r w:rsidRPr="00791161">
        <w:rPr>
          <w:rFonts w:cs="Arial"/>
          <w:bCs/>
          <w:szCs w:val="24"/>
        </w:rPr>
        <w:t xml:space="preserve">ensity. </w:t>
      </w:r>
      <w:r w:rsidRPr="00791161">
        <w:rPr>
          <w:rFonts w:cs="Arial"/>
          <w:i/>
          <w:szCs w:val="24"/>
        </w:rPr>
        <w:t>Genetics</w:t>
      </w:r>
      <w:r w:rsidRPr="00791161">
        <w:rPr>
          <w:rFonts w:cs="Arial"/>
          <w:szCs w:val="24"/>
        </w:rPr>
        <w:t xml:space="preserve"> </w:t>
      </w:r>
      <w:r w:rsidRPr="00791161">
        <w:rPr>
          <w:rFonts w:cs="Arial"/>
          <w:bCs/>
          <w:szCs w:val="24"/>
        </w:rPr>
        <w:t xml:space="preserve">155: </w:t>
      </w:r>
      <w:r>
        <w:rPr>
          <w:rFonts w:cs="Arial"/>
          <w:szCs w:val="24"/>
        </w:rPr>
        <w:t>1773–1788</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720AD8">
      <w:pPr>
        <w:autoSpaceDE w:val="0"/>
        <w:autoSpaceDN w:val="0"/>
        <w:adjustRightInd w:val="0"/>
        <w:spacing w:line="360" w:lineRule="auto"/>
        <w:ind w:left="720" w:hanging="720"/>
        <w:rPr>
          <w:rFonts w:cs="Arial"/>
          <w:szCs w:val="24"/>
        </w:rPr>
      </w:pPr>
      <w:proofErr w:type="spellStart"/>
      <w:proofErr w:type="gramStart"/>
      <w:r w:rsidRPr="00791161">
        <w:rPr>
          <w:rFonts w:cs="Arial"/>
          <w:szCs w:val="24"/>
        </w:rPr>
        <w:t>Leroi</w:t>
      </w:r>
      <w:proofErr w:type="spellEnd"/>
      <w:r w:rsidRPr="00791161">
        <w:rPr>
          <w:rFonts w:cs="Arial"/>
          <w:szCs w:val="24"/>
        </w:rPr>
        <w:t xml:space="preserve">, A.M., </w:t>
      </w:r>
      <w:proofErr w:type="spellStart"/>
      <w:r w:rsidRPr="00791161">
        <w:rPr>
          <w:rFonts w:cs="Arial"/>
          <w:szCs w:val="24"/>
        </w:rPr>
        <w:t>Bartke</w:t>
      </w:r>
      <w:proofErr w:type="spellEnd"/>
      <w:r w:rsidRPr="00791161">
        <w:rPr>
          <w:rFonts w:cs="Arial"/>
          <w:szCs w:val="24"/>
        </w:rPr>
        <w:t xml:space="preserve">, A., </w:t>
      </w:r>
      <w:proofErr w:type="spellStart"/>
      <w:r w:rsidRPr="00791161">
        <w:rPr>
          <w:rFonts w:cs="Arial"/>
          <w:szCs w:val="24"/>
        </w:rPr>
        <w:t>Benedictis</w:t>
      </w:r>
      <w:proofErr w:type="spellEnd"/>
      <w:r w:rsidRPr="00791161">
        <w:rPr>
          <w:rFonts w:cs="Arial"/>
          <w:szCs w:val="24"/>
        </w:rPr>
        <w:t xml:space="preserve">, G.D., </w:t>
      </w:r>
      <w:proofErr w:type="spellStart"/>
      <w:r w:rsidRPr="00791161">
        <w:rPr>
          <w:rFonts w:cs="Arial"/>
          <w:szCs w:val="24"/>
        </w:rPr>
        <w:t>Franceschi</w:t>
      </w:r>
      <w:proofErr w:type="spellEnd"/>
      <w:r w:rsidRPr="00791161">
        <w:rPr>
          <w:rFonts w:cs="Arial"/>
          <w:szCs w:val="24"/>
        </w:rPr>
        <w:t xml:space="preserve">, C., Gartner, A., </w:t>
      </w:r>
      <w:proofErr w:type="spellStart"/>
      <w:r w:rsidRPr="00791161">
        <w:rPr>
          <w:rFonts w:cs="Arial"/>
          <w:szCs w:val="24"/>
        </w:rPr>
        <w:t>Gonos</w:t>
      </w:r>
      <w:proofErr w:type="spellEnd"/>
      <w:r w:rsidRPr="00791161">
        <w:rPr>
          <w:rFonts w:cs="Arial"/>
          <w:szCs w:val="24"/>
        </w:rPr>
        <w:t xml:space="preserve">, E., </w:t>
      </w:r>
      <w:proofErr w:type="spellStart"/>
      <w:r w:rsidRPr="00791161">
        <w:rPr>
          <w:rFonts w:cs="Arial"/>
          <w:szCs w:val="24"/>
        </w:rPr>
        <w:t>Feder</w:t>
      </w:r>
      <w:proofErr w:type="spellEnd"/>
      <w:r w:rsidRPr="00791161">
        <w:rPr>
          <w:rFonts w:cs="Arial"/>
          <w:szCs w:val="24"/>
        </w:rPr>
        <w:t xml:space="preserve">, M.E., </w:t>
      </w:r>
      <w:proofErr w:type="spellStart"/>
      <w:r w:rsidRPr="00791161">
        <w:rPr>
          <w:rFonts w:cs="Arial"/>
          <w:szCs w:val="24"/>
        </w:rPr>
        <w:t>Kivisild</w:t>
      </w:r>
      <w:proofErr w:type="spellEnd"/>
      <w:r w:rsidRPr="00791161">
        <w:rPr>
          <w:rFonts w:cs="Arial"/>
          <w:szCs w:val="24"/>
        </w:rPr>
        <w:t xml:space="preserve">, T., Lee, S., </w:t>
      </w:r>
      <w:proofErr w:type="spellStart"/>
      <w:r w:rsidRPr="00791161">
        <w:rPr>
          <w:rFonts w:cs="Arial"/>
          <w:szCs w:val="24"/>
        </w:rPr>
        <w:t>Kartal</w:t>
      </w:r>
      <w:proofErr w:type="spellEnd"/>
      <w:r w:rsidRPr="00791161">
        <w:rPr>
          <w:rFonts w:cs="Arial"/>
          <w:szCs w:val="24"/>
        </w:rPr>
        <w:t xml:space="preserve">-O¨ </w:t>
      </w:r>
      <w:proofErr w:type="spellStart"/>
      <w:r w:rsidRPr="00791161">
        <w:rPr>
          <w:rFonts w:cs="Arial"/>
          <w:szCs w:val="24"/>
        </w:rPr>
        <w:t>zer</w:t>
      </w:r>
      <w:proofErr w:type="spellEnd"/>
      <w:r w:rsidRPr="00791161">
        <w:rPr>
          <w:rFonts w:cs="Arial"/>
          <w:szCs w:val="24"/>
        </w:rPr>
        <w:t>, N., Schumacher,</w:t>
      </w:r>
      <w:r>
        <w:rPr>
          <w:rFonts w:cs="Arial"/>
          <w:szCs w:val="24"/>
        </w:rPr>
        <w:t xml:space="preserve"> M., </w:t>
      </w:r>
      <w:proofErr w:type="spellStart"/>
      <w:r>
        <w:rPr>
          <w:rFonts w:cs="Arial"/>
          <w:szCs w:val="24"/>
        </w:rPr>
        <w:t>Sikora</w:t>
      </w:r>
      <w:proofErr w:type="spellEnd"/>
      <w:r>
        <w:rPr>
          <w:rFonts w:cs="Arial"/>
          <w:szCs w:val="24"/>
        </w:rPr>
        <w:t xml:space="preserve">, E., </w:t>
      </w:r>
      <w:proofErr w:type="spellStart"/>
      <w:r>
        <w:rPr>
          <w:rFonts w:cs="Arial"/>
          <w:szCs w:val="24"/>
        </w:rPr>
        <w:t>Slagboom</w:t>
      </w:r>
      <w:proofErr w:type="spellEnd"/>
      <w:r>
        <w:rPr>
          <w:rFonts w:cs="Arial"/>
          <w:szCs w:val="24"/>
        </w:rPr>
        <w:t xml:space="preserve">, E., Tatar, M., </w:t>
      </w:r>
      <w:proofErr w:type="spellStart"/>
      <w:r>
        <w:rPr>
          <w:rFonts w:cs="Arial"/>
          <w:szCs w:val="24"/>
        </w:rPr>
        <w:t>Yashin</w:t>
      </w:r>
      <w:proofErr w:type="spellEnd"/>
      <w:r>
        <w:rPr>
          <w:rFonts w:cs="Arial"/>
          <w:szCs w:val="24"/>
        </w:rPr>
        <w:t xml:space="preserve">, A.I., </w:t>
      </w:r>
      <w:proofErr w:type="spellStart"/>
      <w:r w:rsidRPr="00791161">
        <w:rPr>
          <w:rFonts w:cs="Arial"/>
          <w:szCs w:val="24"/>
        </w:rPr>
        <w:t>Vijg</w:t>
      </w:r>
      <w:proofErr w:type="spellEnd"/>
      <w:r w:rsidRPr="00791161">
        <w:rPr>
          <w:rFonts w:cs="Arial"/>
          <w:szCs w:val="24"/>
        </w:rPr>
        <w:t xml:space="preserve">, J. and </w:t>
      </w:r>
      <w:proofErr w:type="spellStart"/>
      <w:r w:rsidRPr="00791161">
        <w:rPr>
          <w:rFonts w:cs="Arial"/>
          <w:szCs w:val="24"/>
        </w:rPr>
        <w:t>Zwaan</w:t>
      </w:r>
      <w:proofErr w:type="spellEnd"/>
      <w:r w:rsidRPr="00791161">
        <w:rPr>
          <w:rFonts w:cs="Arial"/>
          <w:szCs w:val="24"/>
        </w:rPr>
        <w:t>, B. 2005.</w:t>
      </w:r>
      <w:proofErr w:type="gramEnd"/>
      <w:r w:rsidRPr="00791161">
        <w:rPr>
          <w:rFonts w:cs="Arial"/>
          <w:szCs w:val="24"/>
        </w:rPr>
        <w:t xml:space="preserve"> What evidence is there for the existence of individual genes with antagonistic pleiotropic effects? </w:t>
      </w:r>
      <w:r w:rsidRPr="00791161">
        <w:rPr>
          <w:rFonts w:cs="Arial"/>
          <w:i/>
          <w:szCs w:val="24"/>
        </w:rPr>
        <w:t>Mechanisms of Ageing and Development</w:t>
      </w:r>
      <w:r w:rsidRPr="00791161">
        <w:rPr>
          <w:rFonts w:cs="Arial"/>
          <w:szCs w:val="24"/>
        </w:rPr>
        <w:t xml:space="preserve"> 126: 421–429</w:t>
      </w:r>
    </w:p>
    <w:p w:rsidR="00AD43C9" w:rsidRDefault="00AD43C9" w:rsidP="00720AD8">
      <w:pPr>
        <w:autoSpaceDE w:val="0"/>
        <w:autoSpaceDN w:val="0"/>
        <w:adjustRightInd w:val="0"/>
        <w:spacing w:line="360" w:lineRule="auto"/>
        <w:ind w:left="720" w:hanging="720"/>
        <w:rPr>
          <w:rFonts w:cs="Arial"/>
          <w:szCs w:val="24"/>
        </w:rPr>
      </w:pPr>
    </w:p>
    <w:p w:rsidR="00720AD8" w:rsidRPr="00720AD8" w:rsidRDefault="00720AD8" w:rsidP="00720AD8">
      <w:pPr>
        <w:autoSpaceDE w:val="0"/>
        <w:autoSpaceDN w:val="0"/>
        <w:adjustRightInd w:val="0"/>
        <w:spacing w:line="360" w:lineRule="auto"/>
        <w:ind w:left="709" w:hanging="709"/>
        <w:rPr>
          <w:rFonts w:eastAsia="Calibri" w:cs="Arial"/>
          <w:szCs w:val="24"/>
          <w:lang w:eastAsia="en-GB"/>
        </w:rPr>
      </w:pPr>
      <w:proofErr w:type="spellStart"/>
      <w:proofErr w:type="gramStart"/>
      <w:r>
        <w:rPr>
          <w:rFonts w:eastAsia="Calibri" w:cs="Arial"/>
          <w:szCs w:val="24"/>
          <w:lang w:eastAsia="en-GB"/>
        </w:rPr>
        <w:t>Lints</w:t>
      </w:r>
      <w:proofErr w:type="spellEnd"/>
      <w:r>
        <w:rPr>
          <w:rFonts w:eastAsia="Calibri" w:cs="Arial"/>
          <w:szCs w:val="24"/>
          <w:lang w:eastAsia="en-GB"/>
        </w:rPr>
        <w:t xml:space="preserve">, F.A. and </w:t>
      </w:r>
      <w:proofErr w:type="spellStart"/>
      <w:r>
        <w:rPr>
          <w:rFonts w:eastAsia="Calibri" w:cs="Arial"/>
          <w:szCs w:val="24"/>
          <w:lang w:eastAsia="en-GB"/>
        </w:rPr>
        <w:t>Lints</w:t>
      </w:r>
      <w:proofErr w:type="spellEnd"/>
      <w:r>
        <w:rPr>
          <w:rFonts w:eastAsia="Calibri" w:cs="Arial"/>
          <w:szCs w:val="24"/>
          <w:lang w:eastAsia="en-GB"/>
        </w:rPr>
        <w:t xml:space="preserve">, C.V. </w:t>
      </w:r>
      <w:r w:rsidRPr="00720AD8">
        <w:rPr>
          <w:rFonts w:eastAsia="Calibri" w:cs="Arial"/>
          <w:szCs w:val="24"/>
          <w:lang w:eastAsia="en-GB"/>
        </w:rPr>
        <w:t>1969.</w:t>
      </w:r>
      <w:proofErr w:type="gramEnd"/>
      <w:r w:rsidRPr="00720AD8">
        <w:rPr>
          <w:rFonts w:eastAsia="Calibri" w:cs="Arial"/>
          <w:szCs w:val="24"/>
          <w:lang w:eastAsia="en-GB"/>
        </w:rPr>
        <w:t xml:space="preserve"> Influence of </w:t>
      </w:r>
      <w:proofErr w:type="spellStart"/>
      <w:r w:rsidRPr="00720AD8">
        <w:rPr>
          <w:rFonts w:eastAsia="Calibri" w:cs="Arial"/>
          <w:szCs w:val="24"/>
          <w:lang w:eastAsia="en-GB"/>
        </w:rPr>
        <w:t>preimaginal</w:t>
      </w:r>
      <w:proofErr w:type="spellEnd"/>
      <w:r w:rsidRPr="00720AD8">
        <w:rPr>
          <w:rFonts w:eastAsia="Calibri" w:cs="Arial"/>
          <w:szCs w:val="24"/>
          <w:lang w:eastAsia="en-GB"/>
        </w:rPr>
        <w:t xml:space="preserve"> environment on fecundity and ageing in </w:t>
      </w:r>
      <w:r w:rsidRPr="00720AD8">
        <w:rPr>
          <w:rFonts w:eastAsia="Calibri" w:cs="Arial"/>
          <w:i/>
          <w:szCs w:val="24"/>
          <w:lang w:eastAsia="en-GB"/>
        </w:rPr>
        <w:t xml:space="preserve">Drosophila </w:t>
      </w:r>
      <w:proofErr w:type="spellStart"/>
      <w:r w:rsidRPr="00720AD8">
        <w:rPr>
          <w:rFonts w:eastAsia="Calibri" w:cs="Arial"/>
          <w:i/>
          <w:szCs w:val="24"/>
          <w:lang w:eastAsia="en-GB"/>
        </w:rPr>
        <w:t>melanogaster</w:t>
      </w:r>
      <w:proofErr w:type="spellEnd"/>
      <w:r w:rsidRPr="00720AD8">
        <w:rPr>
          <w:rFonts w:eastAsia="Calibri" w:cs="Arial"/>
          <w:szCs w:val="24"/>
          <w:lang w:eastAsia="en-GB"/>
        </w:rPr>
        <w:t xml:space="preserve"> hybrids. I. </w:t>
      </w:r>
      <w:proofErr w:type="spellStart"/>
      <w:r w:rsidRPr="00720AD8">
        <w:rPr>
          <w:rFonts w:eastAsia="Calibri" w:cs="Arial"/>
          <w:szCs w:val="24"/>
          <w:lang w:eastAsia="en-GB"/>
        </w:rPr>
        <w:t>Preimaginal</w:t>
      </w:r>
      <w:proofErr w:type="spellEnd"/>
      <w:r w:rsidRPr="00720AD8">
        <w:rPr>
          <w:rFonts w:eastAsia="Calibri" w:cs="Arial"/>
          <w:szCs w:val="24"/>
          <w:lang w:eastAsia="en-GB"/>
        </w:rPr>
        <w:t xml:space="preserve"> population density. </w:t>
      </w:r>
      <w:r w:rsidRPr="00720AD8">
        <w:rPr>
          <w:rFonts w:eastAsia="Calibri" w:cs="Arial"/>
          <w:i/>
          <w:szCs w:val="24"/>
          <w:lang w:eastAsia="en-GB"/>
        </w:rPr>
        <w:t>Experimental Gerontology</w:t>
      </w:r>
      <w:r>
        <w:rPr>
          <w:rFonts w:eastAsia="Calibri" w:cs="Arial"/>
          <w:szCs w:val="24"/>
          <w:lang w:eastAsia="en-GB"/>
        </w:rPr>
        <w:t xml:space="preserve"> 4: 231–</w:t>
      </w:r>
      <w:r w:rsidRPr="00720AD8">
        <w:rPr>
          <w:rFonts w:eastAsia="Calibri" w:cs="Arial"/>
          <w:szCs w:val="24"/>
          <w:lang w:eastAsia="en-GB"/>
        </w:rPr>
        <w:t>244.</w:t>
      </w:r>
    </w:p>
    <w:p w:rsidR="00720AD8" w:rsidRPr="00720AD8" w:rsidRDefault="00720AD8" w:rsidP="00720AD8">
      <w:pPr>
        <w:autoSpaceDE w:val="0"/>
        <w:autoSpaceDN w:val="0"/>
        <w:adjustRightInd w:val="0"/>
        <w:spacing w:line="360" w:lineRule="auto"/>
        <w:ind w:left="720" w:hanging="720"/>
        <w:rPr>
          <w:rFonts w:cs="Arial"/>
          <w:szCs w:val="24"/>
        </w:rPr>
      </w:pPr>
    </w:p>
    <w:p w:rsidR="00AD43C9" w:rsidRDefault="00AD43C9" w:rsidP="00720AD8">
      <w:pPr>
        <w:autoSpaceDE w:val="0"/>
        <w:autoSpaceDN w:val="0"/>
        <w:adjustRightInd w:val="0"/>
        <w:spacing w:line="360" w:lineRule="auto"/>
        <w:ind w:left="720" w:hanging="720"/>
        <w:rPr>
          <w:rFonts w:cs="Arial"/>
          <w:szCs w:val="24"/>
        </w:rPr>
      </w:pPr>
      <w:proofErr w:type="spellStart"/>
      <w:proofErr w:type="gramStart"/>
      <w:r w:rsidRPr="00EB7857">
        <w:rPr>
          <w:rFonts w:cs="Arial"/>
          <w:szCs w:val="24"/>
        </w:rPr>
        <w:t>Ljubuncic</w:t>
      </w:r>
      <w:proofErr w:type="spellEnd"/>
      <w:r w:rsidRPr="00EB7857">
        <w:rPr>
          <w:rFonts w:cs="Arial"/>
          <w:szCs w:val="24"/>
        </w:rPr>
        <w:t xml:space="preserve">, P. and </w:t>
      </w:r>
      <w:proofErr w:type="spellStart"/>
      <w:r w:rsidRPr="00EB7857">
        <w:rPr>
          <w:rFonts w:cs="Arial"/>
          <w:szCs w:val="24"/>
        </w:rPr>
        <w:t>Reznick</w:t>
      </w:r>
      <w:proofErr w:type="spellEnd"/>
      <w:r w:rsidRPr="00EB7857">
        <w:rPr>
          <w:rFonts w:cs="Arial"/>
          <w:szCs w:val="24"/>
        </w:rPr>
        <w:t xml:space="preserve">, A.Z. </w:t>
      </w:r>
      <w:r>
        <w:rPr>
          <w:rFonts w:cs="Arial"/>
          <w:szCs w:val="24"/>
        </w:rPr>
        <w:t>2009.</w:t>
      </w:r>
      <w:proofErr w:type="gramEnd"/>
      <w:r>
        <w:rPr>
          <w:rFonts w:cs="Arial"/>
          <w:szCs w:val="24"/>
        </w:rPr>
        <w:t xml:space="preserve"> </w:t>
      </w:r>
      <w:r w:rsidRPr="00EB7857">
        <w:rPr>
          <w:rFonts w:cs="Arial"/>
          <w:bCs/>
          <w:szCs w:val="24"/>
        </w:rPr>
        <w:t>The Evolutionary Theories of Aging Revisited – A Mini-Review</w:t>
      </w:r>
      <w:r>
        <w:rPr>
          <w:rFonts w:cs="Arial"/>
          <w:bCs/>
          <w:szCs w:val="24"/>
        </w:rPr>
        <w:t>.</w:t>
      </w:r>
      <w:r w:rsidRPr="00EB7857">
        <w:rPr>
          <w:rFonts w:ascii="MyriadPro-Regular" w:hAnsi="MyriadPro-Regular" w:cs="MyriadPro-Regular"/>
          <w:color w:val="231F20"/>
          <w:sz w:val="18"/>
          <w:szCs w:val="18"/>
        </w:rPr>
        <w:t xml:space="preserve"> </w:t>
      </w:r>
      <w:r w:rsidRPr="000C68C8">
        <w:rPr>
          <w:rFonts w:cs="Arial"/>
          <w:i/>
          <w:szCs w:val="24"/>
        </w:rPr>
        <w:t xml:space="preserve">Gerontology </w:t>
      </w:r>
      <w:r w:rsidRPr="00EB7857">
        <w:rPr>
          <w:rFonts w:cs="Arial"/>
          <w:szCs w:val="24"/>
        </w:rPr>
        <w:t>55:</w:t>
      </w:r>
      <w:r>
        <w:rPr>
          <w:rFonts w:cs="Arial"/>
          <w:szCs w:val="24"/>
        </w:rPr>
        <w:t xml:space="preserve"> </w:t>
      </w:r>
      <w:r w:rsidRPr="00EB7857">
        <w:rPr>
          <w:rFonts w:cs="Arial"/>
          <w:szCs w:val="24"/>
        </w:rPr>
        <w:t>205–216</w:t>
      </w:r>
    </w:p>
    <w:p w:rsidR="00AD43C9" w:rsidRDefault="00AD43C9" w:rsidP="00720AD8">
      <w:pPr>
        <w:autoSpaceDE w:val="0"/>
        <w:autoSpaceDN w:val="0"/>
        <w:adjustRightInd w:val="0"/>
        <w:spacing w:line="360" w:lineRule="auto"/>
        <w:ind w:left="720" w:hanging="720"/>
        <w:rPr>
          <w:rFonts w:cs="Arial"/>
          <w:szCs w:val="24"/>
        </w:rPr>
      </w:pPr>
    </w:p>
    <w:p w:rsidR="00AD43C9" w:rsidRPr="009300E0" w:rsidRDefault="00AD43C9" w:rsidP="00AD43C9">
      <w:pPr>
        <w:autoSpaceDE w:val="0"/>
        <w:autoSpaceDN w:val="0"/>
        <w:adjustRightInd w:val="0"/>
        <w:spacing w:line="360" w:lineRule="auto"/>
        <w:ind w:left="720" w:hanging="720"/>
        <w:rPr>
          <w:rFonts w:cs="Arial"/>
          <w:szCs w:val="24"/>
        </w:rPr>
      </w:pPr>
      <w:r w:rsidRPr="009300E0">
        <w:rPr>
          <w:rFonts w:cs="Arial"/>
          <w:szCs w:val="24"/>
        </w:rPr>
        <w:t>Lock,</w:t>
      </w:r>
      <w:r>
        <w:rPr>
          <w:rFonts w:cs="Arial"/>
          <w:szCs w:val="24"/>
        </w:rPr>
        <w:t xml:space="preserve"> J.E.,</w:t>
      </w:r>
      <w:r w:rsidRPr="009300E0">
        <w:rPr>
          <w:rFonts w:cs="Arial"/>
          <w:szCs w:val="24"/>
        </w:rPr>
        <w:t xml:space="preserve"> </w:t>
      </w:r>
      <w:proofErr w:type="spellStart"/>
      <w:r w:rsidRPr="009300E0">
        <w:rPr>
          <w:rFonts w:cs="Arial"/>
          <w:szCs w:val="24"/>
        </w:rPr>
        <w:t>Smiseth</w:t>
      </w:r>
      <w:proofErr w:type="spellEnd"/>
      <w:r w:rsidRPr="009300E0">
        <w:rPr>
          <w:rFonts w:cs="Arial"/>
          <w:szCs w:val="24"/>
        </w:rPr>
        <w:t>,</w:t>
      </w:r>
      <w:r>
        <w:rPr>
          <w:rFonts w:cs="Arial"/>
          <w:szCs w:val="24"/>
        </w:rPr>
        <w:t xml:space="preserve"> P.T.,</w:t>
      </w:r>
      <w:r w:rsidRPr="009300E0">
        <w:rPr>
          <w:rFonts w:cs="Arial"/>
          <w:szCs w:val="24"/>
        </w:rPr>
        <w:t xml:space="preserve"> Moore,</w:t>
      </w:r>
      <w:r>
        <w:rPr>
          <w:rFonts w:cs="Arial"/>
          <w:szCs w:val="24"/>
        </w:rPr>
        <w:t xml:space="preserve"> P.J.</w:t>
      </w:r>
      <w:r w:rsidRPr="009300E0">
        <w:rPr>
          <w:rFonts w:cs="Arial"/>
          <w:szCs w:val="24"/>
        </w:rPr>
        <w:t xml:space="preserve"> and Moore</w:t>
      </w:r>
      <w:r>
        <w:rPr>
          <w:rFonts w:cs="Arial"/>
          <w:szCs w:val="24"/>
        </w:rPr>
        <w:t xml:space="preserve">. </w:t>
      </w:r>
      <w:proofErr w:type="gramStart"/>
      <w:r>
        <w:rPr>
          <w:rFonts w:cs="Arial"/>
          <w:szCs w:val="24"/>
        </w:rPr>
        <w:t>A.J. 2007.</w:t>
      </w:r>
      <w:proofErr w:type="gramEnd"/>
      <w:r>
        <w:rPr>
          <w:rFonts w:cs="Arial"/>
          <w:szCs w:val="24"/>
        </w:rPr>
        <w:t xml:space="preserve"> </w:t>
      </w:r>
      <w:proofErr w:type="spellStart"/>
      <w:proofErr w:type="gramStart"/>
      <w:r>
        <w:rPr>
          <w:rFonts w:cs="Arial"/>
          <w:szCs w:val="24"/>
        </w:rPr>
        <w:t>Coadaptation</w:t>
      </w:r>
      <w:proofErr w:type="spellEnd"/>
      <w:r>
        <w:rPr>
          <w:rFonts w:cs="Arial"/>
          <w:szCs w:val="24"/>
        </w:rPr>
        <w:t xml:space="preserve"> of prenatal and postnatal maternal e</w:t>
      </w:r>
      <w:r w:rsidRPr="009300E0">
        <w:rPr>
          <w:rFonts w:cs="Arial"/>
          <w:szCs w:val="24"/>
        </w:rPr>
        <w:t>ffects.</w:t>
      </w:r>
      <w:proofErr w:type="gramEnd"/>
      <w:r>
        <w:rPr>
          <w:rFonts w:cs="Arial"/>
          <w:szCs w:val="24"/>
        </w:rPr>
        <w:t xml:space="preserve"> </w:t>
      </w:r>
      <w:r w:rsidRPr="009300E0">
        <w:rPr>
          <w:rFonts w:cs="Arial"/>
          <w:i/>
          <w:szCs w:val="24"/>
        </w:rPr>
        <w:t>The American Naturalis</w:t>
      </w:r>
      <w:r>
        <w:rPr>
          <w:rFonts w:cs="Arial"/>
          <w:i/>
          <w:szCs w:val="24"/>
        </w:rPr>
        <w:t xml:space="preserve">t </w:t>
      </w:r>
      <w:r w:rsidRPr="009300E0">
        <w:rPr>
          <w:rFonts w:cs="Arial"/>
          <w:szCs w:val="24"/>
        </w:rPr>
        <w:t>170</w:t>
      </w:r>
      <w:r>
        <w:rPr>
          <w:rFonts w:cs="Arial"/>
          <w:szCs w:val="24"/>
        </w:rPr>
        <w:t>(5):</w:t>
      </w:r>
      <w:r w:rsidRPr="009300E0">
        <w:rPr>
          <w:rFonts w:cs="Arial"/>
          <w:szCs w:val="24"/>
        </w:rPr>
        <w:t xml:space="preserve"> 709</w:t>
      </w:r>
      <w:r>
        <w:rPr>
          <w:rFonts w:cs="Arial"/>
          <w:szCs w:val="24"/>
        </w:rPr>
        <w:t>–</w:t>
      </w:r>
      <w:r w:rsidRPr="009300E0">
        <w:rPr>
          <w:rFonts w:cs="Arial"/>
          <w:szCs w:val="24"/>
        </w:rPr>
        <w:t>718</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spellStart"/>
      <w:proofErr w:type="gramStart"/>
      <w:r w:rsidRPr="00791161">
        <w:rPr>
          <w:rFonts w:cs="Arial"/>
          <w:szCs w:val="24"/>
        </w:rPr>
        <w:t>Mair</w:t>
      </w:r>
      <w:proofErr w:type="spellEnd"/>
      <w:r w:rsidRPr="00791161">
        <w:rPr>
          <w:rFonts w:cs="Arial"/>
          <w:szCs w:val="24"/>
        </w:rPr>
        <w:t>, W., Piper, M.D.W. and Partridge, L. 2005.</w:t>
      </w:r>
      <w:proofErr w:type="gramEnd"/>
      <w:r w:rsidRPr="00791161">
        <w:rPr>
          <w:rFonts w:cs="Arial"/>
          <w:szCs w:val="24"/>
        </w:rPr>
        <w:t xml:space="preserve"> Calories do not explain extension of life span by dietary restriction in </w:t>
      </w:r>
      <w:r w:rsidRPr="00B6767A">
        <w:rPr>
          <w:rFonts w:cs="Arial"/>
          <w:i/>
          <w:szCs w:val="24"/>
        </w:rPr>
        <w:t>Drosophila</w:t>
      </w:r>
      <w:r w:rsidRPr="00791161">
        <w:rPr>
          <w:rFonts w:cs="Arial"/>
          <w:szCs w:val="24"/>
        </w:rPr>
        <w:t xml:space="preserve">. </w:t>
      </w:r>
      <w:proofErr w:type="spellStart"/>
      <w:r w:rsidRPr="00791161">
        <w:rPr>
          <w:rFonts w:cs="Arial"/>
          <w:szCs w:val="24"/>
        </w:rPr>
        <w:t>PLoS</w:t>
      </w:r>
      <w:proofErr w:type="spellEnd"/>
      <w:r w:rsidRPr="00791161">
        <w:rPr>
          <w:rFonts w:cs="Arial"/>
          <w:szCs w:val="24"/>
        </w:rPr>
        <w:t xml:space="preserve"> </w:t>
      </w:r>
      <w:proofErr w:type="spellStart"/>
      <w:r w:rsidRPr="00791161">
        <w:rPr>
          <w:rFonts w:cs="Arial"/>
          <w:i/>
          <w:szCs w:val="24"/>
        </w:rPr>
        <w:t>Biol</w:t>
      </w:r>
      <w:proofErr w:type="spellEnd"/>
      <w:r w:rsidRPr="00791161">
        <w:rPr>
          <w:rFonts w:cs="Arial"/>
          <w:szCs w:val="24"/>
        </w:rPr>
        <w:t xml:space="preserve"> 3(7): e223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791161">
        <w:rPr>
          <w:rFonts w:cs="Arial"/>
          <w:szCs w:val="24"/>
        </w:rPr>
        <w:t>Maklakov</w:t>
      </w:r>
      <w:proofErr w:type="spellEnd"/>
      <w:r w:rsidRPr="00791161">
        <w:rPr>
          <w:rFonts w:cs="Arial"/>
          <w:szCs w:val="24"/>
        </w:rPr>
        <w:t xml:space="preserve">, A.A., Fricke, C. and </w:t>
      </w:r>
      <w:proofErr w:type="spellStart"/>
      <w:r w:rsidRPr="00791161">
        <w:rPr>
          <w:rFonts w:cs="Arial"/>
          <w:szCs w:val="24"/>
        </w:rPr>
        <w:t>Arnqvist</w:t>
      </w:r>
      <w:proofErr w:type="spellEnd"/>
      <w:r w:rsidRPr="00791161">
        <w:rPr>
          <w:rFonts w:cs="Arial"/>
          <w:szCs w:val="24"/>
        </w:rPr>
        <w:t xml:space="preserve">, G. 2007. </w:t>
      </w:r>
      <w:r w:rsidRPr="00791161">
        <w:rPr>
          <w:rFonts w:cs="Arial"/>
          <w:bCs/>
          <w:szCs w:val="24"/>
        </w:rPr>
        <w:t xml:space="preserve">Sexual selection affects lifespan and aging in the seed beetle. </w:t>
      </w:r>
      <w:r w:rsidRPr="00791161">
        <w:rPr>
          <w:rFonts w:cs="Arial"/>
          <w:i/>
          <w:iCs/>
          <w:szCs w:val="24"/>
        </w:rPr>
        <w:t xml:space="preserve">Aging Cell </w:t>
      </w:r>
      <w:r w:rsidRPr="00791161">
        <w:rPr>
          <w:rFonts w:cs="Arial"/>
          <w:bCs/>
          <w:szCs w:val="24"/>
        </w:rPr>
        <w:t xml:space="preserve">6: </w:t>
      </w:r>
      <w:r w:rsidRPr="00791161">
        <w:rPr>
          <w:rFonts w:cs="Arial"/>
          <w:szCs w:val="24"/>
        </w:rPr>
        <w:t>739–744</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Martinez, D.E. 1998.</w:t>
      </w:r>
      <w:r w:rsidRPr="00C147DB">
        <w:rPr>
          <w:rFonts w:cs="Arial"/>
          <w:szCs w:val="24"/>
        </w:rPr>
        <w:t xml:space="preserve"> Mortality patterns suggest a lack of senescence</w:t>
      </w:r>
      <w:r>
        <w:rPr>
          <w:rFonts w:cs="Arial"/>
          <w:szCs w:val="24"/>
        </w:rPr>
        <w:t xml:space="preserve"> </w:t>
      </w:r>
      <w:r w:rsidRPr="00C147DB">
        <w:rPr>
          <w:rFonts w:cs="Arial"/>
          <w:szCs w:val="24"/>
        </w:rPr>
        <w:t xml:space="preserve">in Hydra. </w:t>
      </w:r>
      <w:r w:rsidRPr="00C147DB">
        <w:rPr>
          <w:rFonts w:cs="Arial"/>
          <w:i/>
          <w:szCs w:val="24"/>
        </w:rPr>
        <w:t>Experimental Gerontology</w:t>
      </w:r>
      <w:r w:rsidRPr="00C147DB">
        <w:rPr>
          <w:rFonts w:cs="Arial"/>
          <w:szCs w:val="24"/>
        </w:rPr>
        <w:t xml:space="preserve"> </w:t>
      </w:r>
      <w:r>
        <w:rPr>
          <w:rFonts w:cs="Arial"/>
          <w:szCs w:val="24"/>
        </w:rPr>
        <w:t>33:</w:t>
      </w:r>
      <w:r w:rsidRPr="00C147DB">
        <w:rPr>
          <w:rFonts w:cs="Arial"/>
          <w:szCs w:val="24"/>
        </w:rPr>
        <w:t xml:space="preserve"> 217–225</w:t>
      </w:r>
    </w:p>
    <w:p w:rsidR="00AD43C9" w:rsidRDefault="00AD43C9" w:rsidP="00AD43C9">
      <w:pPr>
        <w:autoSpaceDE w:val="0"/>
        <w:autoSpaceDN w:val="0"/>
        <w:adjustRightInd w:val="0"/>
        <w:spacing w:line="360" w:lineRule="auto"/>
        <w:ind w:left="720" w:hanging="720"/>
        <w:rPr>
          <w:rFonts w:cs="Arial"/>
          <w:szCs w:val="24"/>
        </w:rPr>
      </w:pPr>
    </w:p>
    <w:p w:rsidR="00AD43C9" w:rsidRPr="007F5C69" w:rsidRDefault="00AD43C9" w:rsidP="00AD43C9">
      <w:pPr>
        <w:autoSpaceDE w:val="0"/>
        <w:autoSpaceDN w:val="0"/>
        <w:adjustRightInd w:val="0"/>
        <w:spacing w:line="360" w:lineRule="auto"/>
        <w:ind w:left="720" w:hanging="720"/>
        <w:rPr>
          <w:rFonts w:cs="Arial"/>
          <w:szCs w:val="24"/>
        </w:rPr>
      </w:pPr>
      <w:proofErr w:type="spellStart"/>
      <w:r w:rsidRPr="007F5C69">
        <w:rPr>
          <w:rFonts w:cs="Arial"/>
          <w:szCs w:val="24"/>
        </w:rPr>
        <w:t>Mathevon</w:t>
      </w:r>
      <w:proofErr w:type="spellEnd"/>
      <w:r w:rsidRPr="007F5C69">
        <w:rPr>
          <w:rFonts w:cs="Arial"/>
          <w:szCs w:val="24"/>
        </w:rPr>
        <w:t xml:space="preserve">, N. and </w:t>
      </w:r>
      <w:proofErr w:type="spellStart"/>
      <w:r w:rsidRPr="007F5C69">
        <w:rPr>
          <w:rFonts w:cs="Arial"/>
          <w:szCs w:val="24"/>
        </w:rPr>
        <w:t>Charrier</w:t>
      </w:r>
      <w:proofErr w:type="spellEnd"/>
      <w:r w:rsidRPr="007F5C69">
        <w:rPr>
          <w:rFonts w:cs="Arial"/>
          <w:szCs w:val="24"/>
        </w:rPr>
        <w:t xml:space="preserve">, I. 2003. </w:t>
      </w:r>
      <w:proofErr w:type="gramStart"/>
      <w:r w:rsidRPr="007F5C69">
        <w:rPr>
          <w:rFonts w:cs="Arial"/>
          <w:szCs w:val="24"/>
        </w:rPr>
        <w:t>Parent–offspring conflict and the coordination of siblings in gulls.</w:t>
      </w:r>
      <w:proofErr w:type="gramEnd"/>
      <w:r w:rsidRPr="007F5C69">
        <w:rPr>
          <w:rFonts w:cs="Arial"/>
          <w:szCs w:val="24"/>
        </w:rPr>
        <w:t xml:space="preserve"> </w:t>
      </w:r>
      <w:r w:rsidRPr="007F5C69">
        <w:rPr>
          <w:rFonts w:cs="Arial"/>
          <w:i/>
          <w:iCs/>
          <w:szCs w:val="24"/>
        </w:rPr>
        <w:t xml:space="preserve">Proceedings of the Royal Society of London B </w:t>
      </w:r>
      <w:r w:rsidRPr="007F5C69">
        <w:rPr>
          <w:rFonts w:cs="Arial"/>
          <w:bCs/>
          <w:szCs w:val="24"/>
        </w:rPr>
        <w:t>271:</w:t>
      </w:r>
      <w:r w:rsidRPr="007F5C69">
        <w:rPr>
          <w:rFonts w:cs="Arial"/>
          <w:b/>
          <w:bCs/>
          <w:szCs w:val="24"/>
        </w:rPr>
        <w:t xml:space="preserve"> </w:t>
      </w:r>
      <w:r w:rsidRPr="007F5C69">
        <w:rPr>
          <w:rFonts w:cs="Arial"/>
          <w:szCs w:val="24"/>
        </w:rPr>
        <w:t>S145–S147</w:t>
      </w:r>
    </w:p>
    <w:p w:rsidR="00AD43C9" w:rsidRDefault="00AD43C9" w:rsidP="00AD43C9">
      <w:pPr>
        <w:rPr>
          <w:rFonts w:cs="Arial"/>
          <w:szCs w:val="24"/>
        </w:rPr>
      </w:pPr>
    </w:p>
    <w:p w:rsidR="00AD43C9" w:rsidRPr="007C709F" w:rsidRDefault="00AD43C9" w:rsidP="00AD43C9">
      <w:pPr>
        <w:rPr>
          <w:rFonts w:cs="Arial"/>
          <w:szCs w:val="24"/>
        </w:rPr>
      </w:pPr>
      <w:r w:rsidRPr="007C709F">
        <w:rPr>
          <w:rFonts w:cs="Arial"/>
          <w:szCs w:val="24"/>
        </w:rPr>
        <w:lastRenderedPageBreak/>
        <w:t xml:space="preserve">Medawar, P.B. 1952. </w:t>
      </w:r>
      <w:proofErr w:type="gramStart"/>
      <w:r w:rsidRPr="007C709F">
        <w:rPr>
          <w:rFonts w:cs="Arial"/>
          <w:i/>
          <w:szCs w:val="24"/>
        </w:rPr>
        <w:t>An unsolved problem in Biology.</w:t>
      </w:r>
      <w:proofErr w:type="gramEnd"/>
      <w:r w:rsidRPr="007C709F">
        <w:rPr>
          <w:rFonts w:cs="Arial"/>
          <w:szCs w:val="24"/>
        </w:rPr>
        <w:t xml:space="preserve"> H.K. Lewis. London.</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720AD8">
      <w:pPr>
        <w:autoSpaceDE w:val="0"/>
        <w:autoSpaceDN w:val="0"/>
        <w:adjustRightInd w:val="0"/>
        <w:spacing w:line="360" w:lineRule="auto"/>
        <w:ind w:left="720" w:hanging="720"/>
        <w:rPr>
          <w:rFonts w:cs="Arial"/>
          <w:szCs w:val="24"/>
        </w:rPr>
      </w:pPr>
      <w:r w:rsidRPr="00791161">
        <w:rPr>
          <w:rFonts w:cs="Arial"/>
          <w:szCs w:val="24"/>
        </w:rPr>
        <w:t xml:space="preserve">Metcalf, C.J.E and </w:t>
      </w:r>
      <w:proofErr w:type="spellStart"/>
      <w:r w:rsidRPr="00791161">
        <w:rPr>
          <w:rFonts w:cs="Arial"/>
          <w:szCs w:val="24"/>
        </w:rPr>
        <w:t>Pavard</w:t>
      </w:r>
      <w:proofErr w:type="spellEnd"/>
      <w:r w:rsidRPr="00791161">
        <w:rPr>
          <w:rFonts w:cs="Arial"/>
          <w:szCs w:val="24"/>
        </w:rPr>
        <w:t xml:space="preserve">, S. 2006. Why evolutionary biologists should be demographers. </w:t>
      </w:r>
      <w:r w:rsidRPr="00791161">
        <w:rPr>
          <w:rFonts w:cs="Arial"/>
          <w:i/>
          <w:szCs w:val="24"/>
        </w:rPr>
        <w:t>TRENDS in Ecology and Evolution</w:t>
      </w:r>
      <w:r w:rsidRPr="00791161">
        <w:rPr>
          <w:rFonts w:cs="Arial"/>
          <w:szCs w:val="24"/>
        </w:rPr>
        <w:t xml:space="preserve"> 22(4): 205</w:t>
      </w:r>
      <w:r>
        <w:rPr>
          <w:rFonts w:cs="Arial"/>
          <w:szCs w:val="24"/>
        </w:rPr>
        <w:t>–</w:t>
      </w:r>
      <w:r w:rsidRPr="00791161">
        <w:rPr>
          <w:rFonts w:cs="Arial"/>
          <w:szCs w:val="24"/>
        </w:rPr>
        <w:t>212</w:t>
      </w:r>
    </w:p>
    <w:p w:rsidR="00AD43C9" w:rsidRDefault="00AD43C9" w:rsidP="00720AD8">
      <w:pPr>
        <w:autoSpaceDE w:val="0"/>
        <w:autoSpaceDN w:val="0"/>
        <w:adjustRightInd w:val="0"/>
        <w:spacing w:line="360" w:lineRule="auto"/>
        <w:ind w:left="720" w:hanging="720"/>
        <w:rPr>
          <w:rFonts w:cs="Arial"/>
          <w:szCs w:val="24"/>
        </w:rPr>
      </w:pPr>
    </w:p>
    <w:p w:rsidR="00720AD8" w:rsidRPr="00720AD8" w:rsidRDefault="00720AD8" w:rsidP="00720AD8">
      <w:pPr>
        <w:autoSpaceDE w:val="0"/>
        <w:autoSpaceDN w:val="0"/>
        <w:adjustRightInd w:val="0"/>
        <w:spacing w:line="360" w:lineRule="auto"/>
        <w:ind w:left="851" w:hanging="851"/>
        <w:rPr>
          <w:rFonts w:eastAsia="Calibri" w:cs="Arial"/>
          <w:szCs w:val="24"/>
          <w:lang w:eastAsia="en-GB"/>
        </w:rPr>
      </w:pPr>
      <w:r>
        <w:rPr>
          <w:rFonts w:eastAsia="Calibri" w:cs="Arial"/>
          <w:szCs w:val="24"/>
          <w:lang w:eastAsia="en-GB"/>
        </w:rPr>
        <w:t>Miller, R.S. and Thomas, J.L. 1</w:t>
      </w:r>
      <w:r w:rsidRPr="00720AD8">
        <w:rPr>
          <w:rFonts w:eastAsia="Calibri" w:cs="Arial"/>
          <w:szCs w:val="24"/>
          <w:lang w:eastAsia="en-GB"/>
        </w:rPr>
        <w:t>958. The effects of larval</w:t>
      </w:r>
      <w:r>
        <w:rPr>
          <w:rFonts w:eastAsia="Calibri" w:cs="Arial"/>
          <w:szCs w:val="24"/>
          <w:lang w:eastAsia="en-GB"/>
        </w:rPr>
        <w:t xml:space="preserve"> </w:t>
      </w:r>
      <w:r w:rsidRPr="00720AD8">
        <w:rPr>
          <w:rFonts w:eastAsia="Calibri" w:cs="Arial"/>
          <w:szCs w:val="24"/>
          <w:lang w:eastAsia="en-GB"/>
        </w:rPr>
        <w:t xml:space="preserve">crowding and body size on the longevity of adult </w:t>
      </w:r>
      <w:r w:rsidRPr="00720AD8">
        <w:rPr>
          <w:rFonts w:eastAsia="Calibri" w:cs="Arial"/>
          <w:i/>
          <w:szCs w:val="24"/>
          <w:lang w:eastAsia="en-GB"/>
        </w:rPr>
        <w:t xml:space="preserve">Drosophila </w:t>
      </w:r>
      <w:proofErr w:type="spellStart"/>
      <w:r w:rsidRPr="00720AD8">
        <w:rPr>
          <w:rFonts w:eastAsia="Calibri" w:cs="Arial"/>
          <w:i/>
          <w:szCs w:val="24"/>
          <w:lang w:eastAsia="en-GB"/>
        </w:rPr>
        <w:t>melanogaster</w:t>
      </w:r>
      <w:proofErr w:type="spellEnd"/>
      <w:r w:rsidRPr="00720AD8">
        <w:rPr>
          <w:rFonts w:eastAsia="Calibri" w:cs="Arial"/>
          <w:szCs w:val="24"/>
          <w:lang w:eastAsia="en-GB"/>
        </w:rPr>
        <w:t xml:space="preserve">. </w:t>
      </w:r>
      <w:r w:rsidRPr="00720AD8">
        <w:rPr>
          <w:rFonts w:eastAsia="Calibri" w:cs="Arial"/>
          <w:i/>
          <w:szCs w:val="24"/>
          <w:lang w:eastAsia="en-GB"/>
        </w:rPr>
        <w:t>Ecology</w:t>
      </w:r>
      <w:r>
        <w:rPr>
          <w:rFonts w:eastAsia="Calibri" w:cs="Arial"/>
          <w:szCs w:val="24"/>
          <w:lang w:eastAsia="en-GB"/>
        </w:rPr>
        <w:t xml:space="preserve"> 39:</w:t>
      </w:r>
      <w:r w:rsidRPr="00720AD8">
        <w:rPr>
          <w:rFonts w:eastAsia="Calibri" w:cs="Arial"/>
          <w:szCs w:val="24"/>
          <w:lang w:eastAsia="en-GB"/>
        </w:rPr>
        <w:t xml:space="preserve"> 118</w:t>
      </w:r>
      <w:r>
        <w:rPr>
          <w:rFonts w:eastAsia="Calibri" w:cs="Arial"/>
          <w:szCs w:val="24"/>
          <w:lang w:eastAsia="en-GB"/>
        </w:rPr>
        <w:t>–</w:t>
      </w:r>
      <w:r w:rsidRPr="00720AD8">
        <w:rPr>
          <w:rFonts w:eastAsia="Calibri" w:cs="Arial"/>
          <w:szCs w:val="24"/>
          <w:lang w:eastAsia="en-GB"/>
        </w:rPr>
        <w:t>125.</w:t>
      </w:r>
    </w:p>
    <w:p w:rsidR="00720AD8" w:rsidRDefault="00720AD8" w:rsidP="00720AD8">
      <w:pPr>
        <w:autoSpaceDE w:val="0"/>
        <w:autoSpaceDN w:val="0"/>
        <w:adjustRightInd w:val="0"/>
        <w:spacing w:line="360" w:lineRule="auto"/>
        <w:ind w:left="720" w:hanging="720"/>
        <w:rPr>
          <w:rFonts w:cs="Arial"/>
          <w:szCs w:val="24"/>
        </w:rPr>
      </w:pPr>
    </w:p>
    <w:p w:rsidR="00AD43C9" w:rsidRPr="000D0B80" w:rsidRDefault="00AD43C9" w:rsidP="00393D7C">
      <w:pPr>
        <w:autoSpaceDE w:val="0"/>
        <w:autoSpaceDN w:val="0"/>
        <w:adjustRightInd w:val="0"/>
        <w:spacing w:line="360" w:lineRule="auto"/>
        <w:ind w:left="720" w:hanging="720"/>
        <w:rPr>
          <w:rFonts w:cs="Arial"/>
          <w:szCs w:val="24"/>
        </w:rPr>
      </w:pPr>
      <w:r w:rsidRPr="007F5C69">
        <w:rPr>
          <w:rFonts w:cs="Arial"/>
          <w:szCs w:val="24"/>
        </w:rPr>
        <w:t xml:space="preserve">Mock, D.W. and Parker, G.A. 1998. </w:t>
      </w:r>
      <w:proofErr w:type="spellStart"/>
      <w:proofErr w:type="gramStart"/>
      <w:r w:rsidRPr="007F5C69">
        <w:rPr>
          <w:rFonts w:cs="Arial"/>
          <w:szCs w:val="24"/>
        </w:rPr>
        <w:t>Siblicide</w:t>
      </w:r>
      <w:proofErr w:type="spellEnd"/>
      <w:r w:rsidRPr="007F5C69">
        <w:rPr>
          <w:rFonts w:cs="Arial"/>
          <w:szCs w:val="24"/>
        </w:rPr>
        <w:t>, family conflict and the evolutionary limits of selfishness.</w:t>
      </w:r>
      <w:proofErr w:type="gramEnd"/>
      <w:r w:rsidRPr="007F5C69">
        <w:rPr>
          <w:rFonts w:cs="Arial"/>
          <w:szCs w:val="24"/>
        </w:rPr>
        <w:t xml:space="preserve"> </w:t>
      </w:r>
      <w:r w:rsidRPr="00393D7C">
        <w:rPr>
          <w:rFonts w:cs="Arial"/>
          <w:i/>
          <w:szCs w:val="24"/>
        </w:rPr>
        <w:t>Animal Behaviour</w:t>
      </w:r>
      <w:r>
        <w:rPr>
          <w:rFonts w:cs="Arial"/>
          <w:szCs w:val="24"/>
        </w:rPr>
        <w:t xml:space="preserve"> </w:t>
      </w:r>
      <w:r w:rsidRPr="007F5C69">
        <w:rPr>
          <w:rFonts w:cs="Arial"/>
          <w:bCs/>
          <w:szCs w:val="24"/>
        </w:rPr>
        <w:t>56</w:t>
      </w:r>
      <w:r>
        <w:rPr>
          <w:rFonts w:cs="Arial"/>
          <w:bCs/>
          <w:szCs w:val="24"/>
        </w:rPr>
        <w:t>:</w:t>
      </w:r>
      <w:r w:rsidRPr="007F5C69">
        <w:rPr>
          <w:rFonts w:cs="Arial"/>
          <w:b/>
          <w:bCs/>
          <w:szCs w:val="24"/>
        </w:rPr>
        <w:t xml:space="preserve"> </w:t>
      </w:r>
      <w:r w:rsidRPr="007F5C69">
        <w:rPr>
          <w:rFonts w:cs="Arial"/>
          <w:szCs w:val="24"/>
        </w:rPr>
        <w:t>1–10</w:t>
      </w:r>
    </w:p>
    <w:p w:rsidR="00AD43C9" w:rsidRDefault="00AD43C9" w:rsidP="00393D7C">
      <w:pPr>
        <w:autoSpaceDE w:val="0"/>
        <w:autoSpaceDN w:val="0"/>
        <w:adjustRightInd w:val="0"/>
        <w:spacing w:line="360" w:lineRule="auto"/>
        <w:ind w:left="720" w:hanging="720"/>
        <w:rPr>
          <w:rFonts w:cs="Arial"/>
          <w:szCs w:val="24"/>
        </w:rPr>
      </w:pPr>
    </w:p>
    <w:p w:rsidR="00393D7C" w:rsidRPr="00393D7C" w:rsidRDefault="00393D7C" w:rsidP="00393D7C">
      <w:pPr>
        <w:autoSpaceDE w:val="0"/>
        <w:autoSpaceDN w:val="0"/>
        <w:adjustRightInd w:val="0"/>
        <w:spacing w:line="360" w:lineRule="auto"/>
        <w:ind w:left="709" w:hanging="709"/>
        <w:rPr>
          <w:rFonts w:eastAsia="Calibri" w:cs="Arial"/>
          <w:szCs w:val="24"/>
          <w:lang w:eastAsia="en-GB"/>
        </w:rPr>
      </w:pPr>
      <w:proofErr w:type="spellStart"/>
      <w:proofErr w:type="gramStart"/>
      <w:r w:rsidRPr="00393D7C">
        <w:rPr>
          <w:rFonts w:eastAsia="Calibri" w:cs="Arial"/>
          <w:szCs w:val="24"/>
          <w:lang w:eastAsia="en-GB"/>
        </w:rPr>
        <w:t>Monteith</w:t>
      </w:r>
      <w:proofErr w:type="spellEnd"/>
      <w:r w:rsidRPr="00393D7C">
        <w:rPr>
          <w:rFonts w:eastAsia="Calibri" w:cs="Arial"/>
          <w:szCs w:val="24"/>
          <w:lang w:eastAsia="en-GB"/>
        </w:rPr>
        <w:t>, K.M</w:t>
      </w:r>
      <w:r>
        <w:rPr>
          <w:rFonts w:eastAsia="Calibri" w:cs="Arial"/>
          <w:szCs w:val="24"/>
          <w:lang w:eastAsia="en-GB"/>
        </w:rPr>
        <w:t xml:space="preserve">., Andrews, C. and </w:t>
      </w:r>
      <w:proofErr w:type="spellStart"/>
      <w:r>
        <w:rPr>
          <w:rFonts w:eastAsia="Calibri" w:cs="Arial"/>
          <w:szCs w:val="24"/>
          <w:lang w:eastAsia="en-GB"/>
        </w:rPr>
        <w:t>Smiseth</w:t>
      </w:r>
      <w:proofErr w:type="spellEnd"/>
      <w:r>
        <w:rPr>
          <w:rFonts w:eastAsia="Calibri" w:cs="Arial"/>
          <w:szCs w:val="24"/>
          <w:lang w:eastAsia="en-GB"/>
        </w:rPr>
        <w:t>, P.T. 2012.</w:t>
      </w:r>
      <w:proofErr w:type="gramEnd"/>
      <w:r w:rsidRPr="00393D7C">
        <w:rPr>
          <w:rFonts w:eastAsia="Calibri" w:cs="Arial"/>
          <w:szCs w:val="24"/>
          <w:lang w:eastAsia="en-GB"/>
        </w:rPr>
        <w:t xml:space="preserve"> Post</w:t>
      </w:r>
      <w:r w:rsidRPr="00393D7C">
        <w:rPr>
          <w:rFonts w:ascii="Calibri" w:eastAsia="Calibri" w:hAnsi="Calibri" w:cs="Arial"/>
          <w:szCs w:val="24"/>
          <w:lang w:eastAsia="en-GB"/>
        </w:rPr>
        <w:t>‐</w:t>
      </w:r>
      <w:r w:rsidRPr="00393D7C">
        <w:rPr>
          <w:rFonts w:eastAsia="Calibri" w:cs="Arial"/>
          <w:szCs w:val="24"/>
          <w:lang w:eastAsia="en-GB"/>
        </w:rPr>
        <w:t>hatching parental care masks the</w:t>
      </w:r>
      <w:r>
        <w:rPr>
          <w:rFonts w:eastAsia="Calibri" w:cs="Arial"/>
          <w:szCs w:val="24"/>
          <w:lang w:eastAsia="en-GB"/>
        </w:rPr>
        <w:t xml:space="preserve"> </w:t>
      </w:r>
      <w:r w:rsidRPr="00393D7C">
        <w:rPr>
          <w:rFonts w:eastAsia="Calibri" w:cs="Arial"/>
          <w:szCs w:val="24"/>
          <w:lang w:eastAsia="en-GB"/>
        </w:rPr>
        <w:t xml:space="preserve">effects of egg size on offspring fitness: a removal experiment on burying beetles. </w:t>
      </w:r>
      <w:r w:rsidRPr="00393D7C">
        <w:rPr>
          <w:rFonts w:eastAsia="Calibri" w:cs="Arial"/>
          <w:i/>
          <w:iCs/>
          <w:szCs w:val="24"/>
          <w:lang w:eastAsia="en-GB"/>
        </w:rPr>
        <w:t>Journal</w:t>
      </w:r>
      <w:r>
        <w:rPr>
          <w:rFonts w:eastAsia="Calibri" w:cs="Arial"/>
          <w:szCs w:val="24"/>
          <w:lang w:eastAsia="en-GB"/>
        </w:rPr>
        <w:t xml:space="preserve"> </w:t>
      </w:r>
      <w:r w:rsidRPr="00393D7C">
        <w:rPr>
          <w:rFonts w:eastAsia="Calibri" w:cs="Arial"/>
          <w:i/>
          <w:iCs/>
          <w:szCs w:val="24"/>
          <w:lang w:eastAsia="en-GB"/>
        </w:rPr>
        <w:t xml:space="preserve">of Evolutionary Biology </w:t>
      </w:r>
      <w:r>
        <w:rPr>
          <w:rFonts w:eastAsia="Calibri" w:cs="Arial"/>
          <w:bCs/>
          <w:szCs w:val="24"/>
          <w:lang w:eastAsia="en-GB"/>
        </w:rPr>
        <w:t xml:space="preserve">25: </w:t>
      </w:r>
      <w:r w:rsidRPr="00393D7C">
        <w:rPr>
          <w:rFonts w:eastAsia="Calibri" w:cs="Arial"/>
          <w:szCs w:val="24"/>
          <w:lang w:eastAsia="en-GB"/>
        </w:rPr>
        <w:t>1815–1822.</w:t>
      </w:r>
    </w:p>
    <w:p w:rsidR="00393D7C" w:rsidRDefault="00393D7C" w:rsidP="00393D7C">
      <w:pPr>
        <w:autoSpaceDE w:val="0"/>
        <w:autoSpaceDN w:val="0"/>
        <w:adjustRightInd w:val="0"/>
        <w:spacing w:line="360" w:lineRule="auto"/>
        <w:ind w:left="720" w:hanging="720"/>
        <w:rPr>
          <w:rFonts w:cs="Arial"/>
          <w:szCs w:val="24"/>
        </w:rPr>
      </w:pPr>
    </w:p>
    <w:p w:rsidR="00AD43C9" w:rsidRPr="00E91B25" w:rsidRDefault="00AD43C9" w:rsidP="00393D7C">
      <w:pPr>
        <w:autoSpaceDE w:val="0"/>
        <w:autoSpaceDN w:val="0"/>
        <w:adjustRightInd w:val="0"/>
        <w:spacing w:line="360" w:lineRule="auto"/>
        <w:ind w:left="720" w:hanging="720"/>
        <w:rPr>
          <w:rFonts w:cs="Arial"/>
          <w:szCs w:val="24"/>
        </w:rPr>
      </w:pPr>
      <w:proofErr w:type="spellStart"/>
      <w:proofErr w:type="gramStart"/>
      <w:r w:rsidRPr="00791161">
        <w:rPr>
          <w:rFonts w:cs="Arial"/>
          <w:szCs w:val="24"/>
        </w:rPr>
        <w:t>Moorad</w:t>
      </w:r>
      <w:proofErr w:type="spellEnd"/>
      <w:r>
        <w:rPr>
          <w:rFonts w:cs="Arial"/>
          <w:szCs w:val="24"/>
        </w:rPr>
        <w:t>, J.A.</w:t>
      </w:r>
      <w:r w:rsidRPr="00791161">
        <w:rPr>
          <w:rFonts w:cs="Arial"/>
          <w:szCs w:val="24"/>
        </w:rPr>
        <w:t xml:space="preserve"> and </w:t>
      </w:r>
      <w:proofErr w:type="spellStart"/>
      <w:r w:rsidRPr="00791161">
        <w:rPr>
          <w:rFonts w:cs="Arial"/>
          <w:szCs w:val="24"/>
        </w:rPr>
        <w:t>Promislow</w:t>
      </w:r>
      <w:proofErr w:type="spellEnd"/>
      <w:r>
        <w:rPr>
          <w:rFonts w:cs="Arial"/>
          <w:szCs w:val="24"/>
        </w:rPr>
        <w:t>, D.E.L. 2009.</w:t>
      </w:r>
      <w:proofErr w:type="gramEnd"/>
      <w:r>
        <w:rPr>
          <w:rFonts w:cs="Arial"/>
          <w:szCs w:val="24"/>
        </w:rPr>
        <w:t xml:space="preserve"> </w:t>
      </w:r>
      <w:r w:rsidRPr="00E91B25">
        <w:rPr>
          <w:rFonts w:cs="Arial"/>
          <w:szCs w:val="24"/>
        </w:rPr>
        <w:t>What can gene</w:t>
      </w:r>
      <w:r>
        <w:rPr>
          <w:rFonts w:cs="Arial"/>
          <w:szCs w:val="24"/>
        </w:rPr>
        <w:t xml:space="preserve">tic variation tell us about the </w:t>
      </w:r>
      <w:r w:rsidRPr="00E91B25">
        <w:rPr>
          <w:rFonts w:cs="Arial"/>
          <w:szCs w:val="24"/>
        </w:rPr>
        <w:t>evolution of senescence?</w:t>
      </w:r>
      <w:r>
        <w:rPr>
          <w:rFonts w:cs="Arial"/>
          <w:szCs w:val="24"/>
        </w:rPr>
        <w:t xml:space="preserve"> </w:t>
      </w:r>
      <w:r>
        <w:rPr>
          <w:rFonts w:cs="Arial"/>
          <w:i/>
          <w:szCs w:val="24"/>
        </w:rPr>
        <w:t>Proceedings of the Royal Society B</w:t>
      </w:r>
      <w:r>
        <w:rPr>
          <w:rFonts w:cs="Arial"/>
          <w:szCs w:val="24"/>
        </w:rPr>
        <w:t xml:space="preserve"> </w:t>
      </w:r>
      <w:r w:rsidRPr="00E91B25">
        <w:rPr>
          <w:rFonts w:cs="Arial"/>
        </w:rPr>
        <w:t>276:</w:t>
      </w:r>
      <w:r>
        <w:rPr>
          <w:rFonts w:cs="Arial"/>
        </w:rPr>
        <w:t xml:space="preserve"> </w:t>
      </w:r>
      <w:r w:rsidRPr="00E91B25">
        <w:rPr>
          <w:rFonts w:cs="Arial"/>
        </w:rPr>
        <w:t>2271</w:t>
      </w:r>
      <w:r>
        <w:rPr>
          <w:rFonts w:cs="Arial"/>
        </w:rPr>
        <w:t>–</w:t>
      </w:r>
      <w:r w:rsidRPr="00E91B25">
        <w:rPr>
          <w:rFonts w:cs="Arial"/>
        </w:rPr>
        <w:t>2278</w:t>
      </w:r>
    </w:p>
    <w:p w:rsidR="00AD43C9" w:rsidRDefault="00AD43C9" w:rsidP="00AD43C9">
      <w:pPr>
        <w:spacing w:line="360" w:lineRule="auto"/>
        <w:ind w:left="720" w:hanging="720"/>
        <w:rPr>
          <w:rFonts w:cs="Arial"/>
          <w:color w:val="000000"/>
          <w:szCs w:val="24"/>
        </w:rPr>
      </w:pPr>
    </w:p>
    <w:p w:rsidR="00AD43C9" w:rsidRDefault="00AD43C9" w:rsidP="00AD43C9">
      <w:pPr>
        <w:spacing w:line="360" w:lineRule="auto"/>
        <w:ind w:left="720" w:hanging="720"/>
        <w:rPr>
          <w:rFonts w:cs="Arial"/>
          <w:szCs w:val="24"/>
        </w:rPr>
      </w:pPr>
      <w:proofErr w:type="spellStart"/>
      <w:r w:rsidRPr="00AE2E6F">
        <w:rPr>
          <w:rFonts w:cs="Arial"/>
          <w:color w:val="000000"/>
          <w:szCs w:val="24"/>
        </w:rPr>
        <w:t>Muenchow</w:t>
      </w:r>
      <w:proofErr w:type="spellEnd"/>
      <w:r>
        <w:rPr>
          <w:rFonts w:cs="Arial"/>
          <w:color w:val="000000"/>
          <w:szCs w:val="24"/>
        </w:rPr>
        <w:t>, G. 1986.</w:t>
      </w:r>
      <w:r w:rsidRPr="00AE2E6F">
        <w:rPr>
          <w:rFonts w:cs="Arial"/>
          <w:color w:val="000000"/>
          <w:szCs w:val="24"/>
        </w:rPr>
        <w:t xml:space="preserve"> </w:t>
      </w:r>
      <w:proofErr w:type="gramStart"/>
      <w:r>
        <w:rPr>
          <w:rFonts w:cs="Arial"/>
          <w:color w:val="000000"/>
          <w:szCs w:val="24"/>
        </w:rPr>
        <w:t>Ecological use of failure time a</w:t>
      </w:r>
      <w:r w:rsidRPr="00AE2E6F">
        <w:rPr>
          <w:rFonts w:cs="Arial"/>
          <w:color w:val="000000"/>
          <w:szCs w:val="24"/>
        </w:rPr>
        <w:t>nalysis</w:t>
      </w:r>
      <w:r>
        <w:rPr>
          <w:rFonts w:cs="Arial"/>
          <w:color w:val="000000"/>
          <w:szCs w:val="24"/>
        </w:rPr>
        <w:t>.</w:t>
      </w:r>
      <w:proofErr w:type="gramEnd"/>
      <w:r>
        <w:rPr>
          <w:rFonts w:cs="Arial"/>
          <w:color w:val="000000"/>
          <w:szCs w:val="24"/>
        </w:rPr>
        <w:t xml:space="preserve"> </w:t>
      </w:r>
      <w:r w:rsidRPr="00AE2E6F">
        <w:rPr>
          <w:rFonts w:cs="Arial"/>
          <w:i/>
          <w:color w:val="000000"/>
          <w:szCs w:val="24"/>
        </w:rPr>
        <w:t>Ecology</w:t>
      </w:r>
      <w:r>
        <w:rPr>
          <w:rFonts w:cs="Arial"/>
          <w:color w:val="000000"/>
          <w:szCs w:val="24"/>
        </w:rPr>
        <w:t xml:space="preserve"> </w:t>
      </w:r>
      <w:r w:rsidRPr="00AE2E6F">
        <w:rPr>
          <w:rFonts w:cs="Arial"/>
          <w:color w:val="000000"/>
          <w:szCs w:val="24"/>
        </w:rPr>
        <w:t>67</w:t>
      </w:r>
      <w:r>
        <w:rPr>
          <w:rFonts w:cs="Arial"/>
          <w:color w:val="000000"/>
          <w:szCs w:val="24"/>
        </w:rPr>
        <w:t xml:space="preserve">: </w:t>
      </w:r>
      <w:r w:rsidRPr="00AE2E6F">
        <w:rPr>
          <w:rFonts w:cs="Arial"/>
          <w:color w:val="000000"/>
          <w:szCs w:val="24"/>
        </w:rPr>
        <w:t>246</w:t>
      </w:r>
      <w:r>
        <w:rPr>
          <w:rFonts w:cs="Arial"/>
          <w:color w:val="000000"/>
          <w:szCs w:val="24"/>
        </w:rPr>
        <w:t>–</w:t>
      </w:r>
      <w:r w:rsidRPr="00AE2E6F">
        <w:rPr>
          <w:rFonts w:cs="Arial"/>
          <w:color w:val="000000"/>
          <w:szCs w:val="24"/>
        </w:rPr>
        <w:t>250</w:t>
      </w:r>
    </w:p>
    <w:p w:rsidR="00AD43C9" w:rsidRDefault="00AD43C9" w:rsidP="00AD43C9">
      <w:pPr>
        <w:autoSpaceDE w:val="0"/>
        <w:autoSpaceDN w:val="0"/>
        <w:adjustRightInd w:val="0"/>
        <w:spacing w:line="360" w:lineRule="auto"/>
        <w:ind w:left="720" w:hanging="720"/>
        <w:rPr>
          <w:rFonts w:cs="Arial"/>
          <w:szCs w:val="24"/>
        </w:rPr>
      </w:pPr>
    </w:p>
    <w:p w:rsidR="00AD43C9" w:rsidRPr="000C68C8" w:rsidRDefault="00AD43C9" w:rsidP="00AD43C9">
      <w:pPr>
        <w:autoSpaceDE w:val="0"/>
        <w:autoSpaceDN w:val="0"/>
        <w:adjustRightInd w:val="0"/>
        <w:spacing w:line="360" w:lineRule="auto"/>
        <w:ind w:left="720" w:hanging="720"/>
        <w:rPr>
          <w:rFonts w:cs="Arial"/>
          <w:iCs/>
          <w:szCs w:val="24"/>
        </w:rPr>
      </w:pPr>
      <w:proofErr w:type="spellStart"/>
      <w:proofErr w:type="gramStart"/>
      <w:r>
        <w:rPr>
          <w:rFonts w:cs="Arial"/>
          <w:bCs/>
          <w:szCs w:val="24"/>
        </w:rPr>
        <w:t>Mü</w:t>
      </w:r>
      <w:r w:rsidRPr="00791161">
        <w:rPr>
          <w:rFonts w:cs="Arial"/>
          <w:bCs/>
          <w:szCs w:val="24"/>
        </w:rPr>
        <w:t>ller</w:t>
      </w:r>
      <w:proofErr w:type="spellEnd"/>
      <w:r w:rsidRPr="00791161">
        <w:rPr>
          <w:rFonts w:cs="Arial"/>
          <w:bCs/>
          <w:szCs w:val="24"/>
        </w:rPr>
        <w:t xml:space="preserve">, J.K., </w:t>
      </w:r>
      <w:proofErr w:type="spellStart"/>
      <w:r w:rsidRPr="00791161">
        <w:rPr>
          <w:rFonts w:cs="Arial"/>
          <w:bCs/>
          <w:szCs w:val="24"/>
        </w:rPr>
        <w:t>Eggert</w:t>
      </w:r>
      <w:proofErr w:type="spellEnd"/>
      <w:r w:rsidRPr="00791161">
        <w:rPr>
          <w:rFonts w:cs="Arial"/>
          <w:bCs/>
          <w:szCs w:val="24"/>
        </w:rPr>
        <w:t>, A. a</w:t>
      </w:r>
      <w:r>
        <w:rPr>
          <w:rFonts w:cs="Arial"/>
          <w:bCs/>
          <w:szCs w:val="24"/>
        </w:rPr>
        <w:t xml:space="preserve">nd </w:t>
      </w:r>
      <w:proofErr w:type="spellStart"/>
      <w:r>
        <w:rPr>
          <w:rFonts w:cs="Arial"/>
          <w:bCs/>
          <w:szCs w:val="24"/>
        </w:rPr>
        <w:t>Furlkroger</w:t>
      </w:r>
      <w:proofErr w:type="spellEnd"/>
      <w:r>
        <w:rPr>
          <w:rFonts w:cs="Arial"/>
          <w:bCs/>
          <w:szCs w:val="24"/>
        </w:rPr>
        <w:t>, E. 1990.</w:t>
      </w:r>
      <w:proofErr w:type="gramEnd"/>
      <w:r>
        <w:rPr>
          <w:rFonts w:cs="Arial"/>
          <w:bCs/>
          <w:szCs w:val="24"/>
        </w:rPr>
        <w:t xml:space="preserve"> Clutch s</w:t>
      </w:r>
      <w:r w:rsidRPr="00791161">
        <w:rPr>
          <w:rFonts w:cs="Arial"/>
          <w:bCs/>
          <w:szCs w:val="24"/>
        </w:rPr>
        <w:t xml:space="preserve">ize </w:t>
      </w:r>
      <w:r>
        <w:rPr>
          <w:rFonts w:cs="Arial"/>
          <w:bCs/>
          <w:szCs w:val="24"/>
        </w:rPr>
        <w:t>r</w:t>
      </w:r>
      <w:r w:rsidRPr="00791161">
        <w:rPr>
          <w:rFonts w:cs="Arial"/>
          <w:bCs/>
          <w:szCs w:val="24"/>
        </w:rPr>
        <w:t xml:space="preserve">egulation in the </w:t>
      </w:r>
      <w:r>
        <w:rPr>
          <w:rFonts w:cs="Arial"/>
          <w:bCs/>
          <w:szCs w:val="24"/>
        </w:rPr>
        <w:t>b</w:t>
      </w:r>
      <w:r w:rsidRPr="00791161">
        <w:rPr>
          <w:rFonts w:cs="Arial"/>
          <w:bCs/>
          <w:szCs w:val="24"/>
        </w:rPr>
        <w:t xml:space="preserve">urying </w:t>
      </w:r>
      <w:r>
        <w:rPr>
          <w:rFonts w:cs="Arial"/>
          <w:bCs/>
          <w:szCs w:val="24"/>
        </w:rPr>
        <w:t>b</w:t>
      </w:r>
      <w:r w:rsidRPr="00791161">
        <w:rPr>
          <w:rFonts w:cs="Arial"/>
          <w:bCs/>
          <w:szCs w:val="24"/>
        </w:rPr>
        <w:t xml:space="preserve">eetle </w:t>
      </w:r>
      <w:proofErr w:type="spellStart"/>
      <w:r w:rsidRPr="00791161">
        <w:rPr>
          <w:rFonts w:cs="Arial"/>
          <w:bCs/>
          <w:i/>
          <w:iCs/>
          <w:szCs w:val="24"/>
        </w:rPr>
        <w:t>Necrophorus</w:t>
      </w:r>
      <w:proofErr w:type="spellEnd"/>
      <w:r w:rsidRPr="00791161">
        <w:rPr>
          <w:rFonts w:cs="Arial"/>
          <w:bCs/>
          <w:i/>
          <w:iCs/>
          <w:szCs w:val="24"/>
        </w:rPr>
        <w:t xml:space="preserve"> </w:t>
      </w:r>
      <w:proofErr w:type="spellStart"/>
      <w:r w:rsidRPr="00791161">
        <w:rPr>
          <w:rFonts w:cs="Arial"/>
          <w:bCs/>
          <w:i/>
          <w:iCs/>
          <w:szCs w:val="24"/>
        </w:rPr>
        <w:t>vespilloides</w:t>
      </w:r>
      <w:proofErr w:type="spellEnd"/>
      <w:r w:rsidRPr="00791161">
        <w:rPr>
          <w:rFonts w:cs="Arial"/>
          <w:bCs/>
          <w:i/>
          <w:iCs/>
          <w:szCs w:val="24"/>
        </w:rPr>
        <w:t xml:space="preserve"> </w:t>
      </w:r>
      <w:proofErr w:type="spellStart"/>
      <w:r w:rsidRPr="00791161">
        <w:rPr>
          <w:rFonts w:cs="Arial"/>
          <w:bCs/>
          <w:szCs w:val="24"/>
        </w:rPr>
        <w:t>Herbst</w:t>
      </w:r>
      <w:proofErr w:type="spellEnd"/>
      <w:r w:rsidRPr="00791161">
        <w:rPr>
          <w:rFonts w:cs="Arial"/>
          <w:bCs/>
          <w:szCs w:val="24"/>
        </w:rPr>
        <w:t xml:space="preserve"> (</w:t>
      </w:r>
      <w:proofErr w:type="spellStart"/>
      <w:r w:rsidRPr="00791161">
        <w:rPr>
          <w:rFonts w:cs="Arial"/>
          <w:bCs/>
          <w:szCs w:val="24"/>
        </w:rPr>
        <w:t>Coleoptera</w:t>
      </w:r>
      <w:proofErr w:type="spellEnd"/>
      <w:r w:rsidRPr="00791161">
        <w:rPr>
          <w:rFonts w:cs="Arial"/>
          <w:bCs/>
          <w:szCs w:val="24"/>
        </w:rPr>
        <w:t xml:space="preserve">: </w:t>
      </w:r>
      <w:proofErr w:type="spellStart"/>
      <w:r w:rsidRPr="0035340C">
        <w:rPr>
          <w:rFonts w:cs="Arial"/>
          <w:bCs/>
          <w:i/>
          <w:szCs w:val="24"/>
        </w:rPr>
        <w:t>Silphidae</w:t>
      </w:r>
      <w:proofErr w:type="spellEnd"/>
      <w:r w:rsidRPr="00791161">
        <w:rPr>
          <w:rFonts w:cs="Arial"/>
          <w:bCs/>
          <w:szCs w:val="24"/>
        </w:rPr>
        <w:t xml:space="preserve">). </w:t>
      </w:r>
      <w:r w:rsidRPr="00791161">
        <w:rPr>
          <w:rFonts w:cs="Arial"/>
          <w:i/>
          <w:iCs/>
          <w:szCs w:val="24"/>
        </w:rPr>
        <w:t xml:space="preserve">Journal of Insect Behaviour, </w:t>
      </w:r>
      <w:r w:rsidRPr="00791161">
        <w:rPr>
          <w:rFonts w:cs="Arial"/>
          <w:iCs/>
          <w:szCs w:val="24"/>
        </w:rPr>
        <w:t xml:space="preserve">Vol. 3(2): </w:t>
      </w:r>
      <w:r w:rsidRPr="000C68C8">
        <w:rPr>
          <w:rFonts w:cs="Arial"/>
          <w:iCs/>
          <w:szCs w:val="24"/>
        </w:rPr>
        <w:t>265</w:t>
      </w:r>
      <w:r>
        <w:rPr>
          <w:rFonts w:cs="Arial"/>
          <w:iCs/>
          <w:szCs w:val="24"/>
        </w:rPr>
        <w:t>–</w:t>
      </w:r>
      <w:r w:rsidRPr="000C68C8">
        <w:rPr>
          <w:rFonts w:cs="Arial"/>
          <w:iCs/>
          <w:szCs w:val="24"/>
        </w:rPr>
        <w:t>270</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proofErr w:type="gramStart"/>
      <w:r w:rsidRPr="00AE7522">
        <w:rPr>
          <w:rFonts w:cs="Arial"/>
          <w:szCs w:val="24"/>
        </w:rPr>
        <w:t>Müller</w:t>
      </w:r>
      <w:proofErr w:type="spellEnd"/>
      <w:r w:rsidRPr="00AE7522">
        <w:rPr>
          <w:rFonts w:cs="Arial"/>
          <w:szCs w:val="24"/>
        </w:rPr>
        <w:t xml:space="preserve">, J.K., </w:t>
      </w:r>
      <w:proofErr w:type="spellStart"/>
      <w:r w:rsidRPr="00AE7522">
        <w:rPr>
          <w:rFonts w:cs="Arial"/>
          <w:szCs w:val="24"/>
        </w:rPr>
        <w:t>Braunisch</w:t>
      </w:r>
      <w:proofErr w:type="spellEnd"/>
      <w:r w:rsidRPr="00AE7522">
        <w:rPr>
          <w:rFonts w:cs="Arial"/>
          <w:szCs w:val="24"/>
        </w:rPr>
        <w:t xml:space="preserve">, V., Hwang, W. and </w:t>
      </w:r>
      <w:proofErr w:type="spellStart"/>
      <w:r w:rsidRPr="00AE7522">
        <w:rPr>
          <w:rFonts w:cs="Arial"/>
          <w:szCs w:val="24"/>
        </w:rPr>
        <w:t>Eggert</w:t>
      </w:r>
      <w:proofErr w:type="spellEnd"/>
      <w:r w:rsidRPr="00AE7522">
        <w:rPr>
          <w:rFonts w:cs="Arial"/>
          <w:szCs w:val="24"/>
        </w:rPr>
        <w:t xml:space="preserve">, A. </w:t>
      </w:r>
      <w:r w:rsidR="00F5044A">
        <w:rPr>
          <w:rFonts w:cs="Arial"/>
          <w:szCs w:val="24"/>
        </w:rPr>
        <w:t>2007.</w:t>
      </w:r>
      <w:proofErr w:type="gramEnd"/>
      <w:r w:rsidR="00F5044A">
        <w:rPr>
          <w:rFonts w:cs="Arial"/>
          <w:szCs w:val="24"/>
        </w:rPr>
        <w:t xml:space="preserve"> </w:t>
      </w:r>
      <w:proofErr w:type="gramStart"/>
      <w:r w:rsidRPr="00AE7522">
        <w:rPr>
          <w:rFonts w:cs="Arial"/>
          <w:szCs w:val="24"/>
        </w:rPr>
        <w:t xml:space="preserve">Alternative tactics and individual reproductive success in natural associations of the burying beetle, </w:t>
      </w:r>
      <w:proofErr w:type="spellStart"/>
      <w:r w:rsidRPr="00AE7522">
        <w:rPr>
          <w:rFonts w:cs="Arial"/>
          <w:i/>
          <w:szCs w:val="24"/>
        </w:rPr>
        <w:t>Nicrophorus</w:t>
      </w:r>
      <w:proofErr w:type="spellEnd"/>
      <w:r w:rsidRPr="00AE7522">
        <w:rPr>
          <w:rFonts w:cs="Arial"/>
          <w:i/>
          <w:szCs w:val="24"/>
        </w:rPr>
        <w:t xml:space="preserve"> </w:t>
      </w:r>
      <w:proofErr w:type="spellStart"/>
      <w:r w:rsidRPr="00AE7522">
        <w:rPr>
          <w:rFonts w:cs="Arial"/>
          <w:i/>
          <w:szCs w:val="24"/>
        </w:rPr>
        <w:t>vespilloides</w:t>
      </w:r>
      <w:proofErr w:type="spellEnd"/>
      <w:r w:rsidRPr="00AE7522">
        <w:rPr>
          <w:rFonts w:cs="Arial"/>
          <w:szCs w:val="24"/>
        </w:rPr>
        <w:t>.</w:t>
      </w:r>
      <w:proofErr w:type="gramEnd"/>
      <w:r w:rsidRPr="00AE7522">
        <w:rPr>
          <w:rFonts w:cs="Arial"/>
          <w:szCs w:val="24"/>
        </w:rPr>
        <w:t xml:space="preserve"> </w:t>
      </w:r>
      <w:r w:rsidRPr="00AE7522">
        <w:rPr>
          <w:rFonts w:cs="Arial"/>
          <w:i/>
          <w:szCs w:val="24"/>
        </w:rPr>
        <w:t>Behavioural Ecology</w:t>
      </w:r>
      <w:r w:rsidRPr="00AE7522">
        <w:rPr>
          <w:rFonts w:cs="Arial"/>
          <w:szCs w:val="24"/>
        </w:rPr>
        <w:t xml:space="preserve"> 18:</w:t>
      </w:r>
      <w:r>
        <w:rPr>
          <w:rFonts w:cs="Arial"/>
          <w:szCs w:val="24"/>
        </w:rPr>
        <w:t xml:space="preserve"> </w:t>
      </w:r>
      <w:r w:rsidRPr="00AE7522">
        <w:rPr>
          <w:rFonts w:cs="Arial"/>
          <w:szCs w:val="24"/>
        </w:rPr>
        <w:t>196–203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gramStart"/>
      <w:r>
        <w:rPr>
          <w:rFonts w:cs="Arial"/>
          <w:szCs w:val="24"/>
        </w:rPr>
        <w:t>Partridge, L. 2010.</w:t>
      </w:r>
      <w:proofErr w:type="gramEnd"/>
      <w:r>
        <w:rPr>
          <w:rFonts w:cs="Arial"/>
          <w:szCs w:val="24"/>
        </w:rPr>
        <w:t xml:space="preserve"> </w:t>
      </w:r>
      <w:proofErr w:type="gramStart"/>
      <w:r>
        <w:rPr>
          <w:rFonts w:cs="Arial"/>
          <w:szCs w:val="24"/>
        </w:rPr>
        <w:t>The new biology of ageing.</w:t>
      </w:r>
      <w:proofErr w:type="gramEnd"/>
      <w:r>
        <w:rPr>
          <w:rFonts w:cs="Arial"/>
          <w:szCs w:val="24"/>
        </w:rPr>
        <w:t xml:space="preserve"> </w:t>
      </w:r>
      <w:r>
        <w:rPr>
          <w:rFonts w:cs="Arial"/>
          <w:i/>
          <w:szCs w:val="24"/>
        </w:rPr>
        <w:t>Proceedings of the Royal Society B</w:t>
      </w:r>
      <w:r>
        <w:rPr>
          <w:rFonts w:cs="Arial"/>
          <w:szCs w:val="24"/>
        </w:rPr>
        <w:t xml:space="preserve"> 365: 147–154</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gramStart"/>
      <w:r w:rsidRPr="00791161">
        <w:rPr>
          <w:rFonts w:cs="Arial"/>
          <w:szCs w:val="24"/>
        </w:rPr>
        <w:t>Partridge, L. and Ba</w:t>
      </w:r>
      <w:r>
        <w:rPr>
          <w:rFonts w:cs="Arial"/>
          <w:szCs w:val="24"/>
        </w:rPr>
        <w:t>rton, N.H. 1993.</w:t>
      </w:r>
      <w:proofErr w:type="gramEnd"/>
      <w:r>
        <w:rPr>
          <w:rFonts w:cs="Arial"/>
          <w:szCs w:val="24"/>
        </w:rPr>
        <w:t xml:space="preserve"> </w:t>
      </w:r>
      <w:proofErr w:type="gramStart"/>
      <w:r>
        <w:rPr>
          <w:rFonts w:cs="Arial"/>
          <w:szCs w:val="24"/>
        </w:rPr>
        <w:t>Optimality, mutation and the evolution of a</w:t>
      </w:r>
      <w:r w:rsidRPr="00791161">
        <w:rPr>
          <w:rFonts w:cs="Arial"/>
          <w:szCs w:val="24"/>
        </w:rPr>
        <w:t>ging.</w:t>
      </w:r>
      <w:proofErr w:type="gramEnd"/>
      <w:r w:rsidRPr="00791161">
        <w:rPr>
          <w:rFonts w:cs="Arial"/>
          <w:szCs w:val="24"/>
        </w:rPr>
        <w:t xml:space="preserve"> </w:t>
      </w:r>
      <w:r w:rsidRPr="00791161">
        <w:rPr>
          <w:rFonts w:cs="Arial"/>
          <w:i/>
          <w:szCs w:val="24"/>
        </w:rPr>
        <w:t>Nature</w:t>
      </w:r>
      <w:r w:rsidRPr="00791161">
        <w:rPr>
          <w:rFonts w:cs="Arial"/>
          <w:szCs w:val="24"/>
        </w:rPr>
        <w:t xml:space="preserve"> 362: 305</w:t>
      </w:r>
      <w:r>
        <w:rPr>
          <w:rFonts w:cs="Arial"/>
          <w:szCs w:val="24"/>
        </w:rPr>
        <w:t>–</w:t>
      </w:r>
      <w:r w:rsidRPr="00791161">
        <w:rPr>
          <w:rFonts w:cs="Arial"/>
          <w:szCs w:val="24"/>
        </w:rPr>
        <w:t xml:space="preserve">311 </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gramStart"/>
      <w:r w:rsidRPr="00EB7857">
        <w:rPr>
          <w:rFonts w:cs="Arial"/>
          <w:color w:val="000000"/>
          <w:szCs w:val="24"/>
        </w:rPr>
        <w:t>Partridge, L. and Barton, N.H. 1996.</w:t>
      </w:r>
      <w:proofErr w:type="gramEnd"/>
      <w:r w:rsidRPr="00EB7857">
        <w:rPr>
          <w:rFonts w:cs="Arial"/>
          <w:color w:val="000000"/>
          <w:szCs w:val="24"/>
        </w:rPr>
        <w:t xml:space="preserve"> </w:t>
      </w:r>
      <w:proofErr w:type="gramStart"/>
      <w:r>
        <w:rPr>
          <w:rFonts w:cs="Arial"/>
          <w:color w:val="000000"/>
          <w:szCs w:val="24"/>
        </w:rPr>
        <w:t>On Measuring the Rate of Ageing.</w:t>
      </w:r>
      <w:proofErr w:type="gramEnd"/>
      <w:r>
        <w:rPr>
          <w:rFonts w:cs="Arial"/>
          <w:color w:val="000000"/>
          <w:szCs w:val="24"/>
        </w:rPr>
        <w:t xml:space="preserve"> </w:t>
      </w:r>
      <w:r w:rsidRPr="00EB7857">
        <w:rPr>
          <w:rFonts w:cs="Arial"/>
          <w:i/>
          <w:color w:val="000000"/>
          <w:szCs w:val="24"/>
        </w:rPr>
        <w:t>Proceedings of the Royal Society London B</w:t>
      </w:r>
      <w:r>
        <w:rPr>
          <w:rFonts w:cs="Arial"/>
          <w:color w:val="000000"/>
          <w:szCs w:val="24"/>
        </w:rPr>
        <w:t xml:space="preserve"> </w:t>
      </w:r>
      <w:r w:rsidRPr="00EB7857">
        <w:rPr>
          <w:rFonts w:cs="Arial"/>
          <w:color w:val="000000"/>
          <w:szCs w:val="24"/>
        </w:rPr>
        <w:t>263</w:t>
      </w:r>
      <w:r>
        <w:rPr>
          <w:rFonts w:cs="Arial"/>
          <w:color w:val="000000"/>
          <w:szCs w:val="24"/>
        </w:rPr>
        <w:t xml:space="preserve">(1375): </w:t>
      </w:r>
      <w:r w:rsidRPr="00EB7857">
        <w:rPr>
          <w:rFonts w:cs="Arial"/>
          <w:color w:val="000000"/>
          <w:szCs w:val="24"/>
        </w:rPr>
        <w:t>1365</w:t>
      </w:r>
      <w:r>
        <w:rPr>
          <w:rFonts w:cs="Arial"/>
          <w:color w:val="000000"/>
          <w:szCs w:val="24"/>
        </w:rPr>
        <w:t>–</w:t>
      </w:r>
      <w:r w:rsidRPr="00EB7857">
        <w:rPr>
          <w:rFonts w:cs="Arial"/>
          <w:color w:val="000000"/>
          <w:szCs w:val="24"/>
        </w:rPr>
        <w:t>1371</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bCs/>
          <w:szCs w:val="24"/>
        </w:rPr>
      </w:pPr>
      <w:proofErr w:type="gramStart"/>
      <w:r w:rsidRPr="00791161">
        <w:rPr>
          <w:rFonts w:cs="Arial"/>
          <w:iCs/>
          <w:szCs w:val="24"/>
        </w:rPr>
        <w:t>Partridge, L and Gems, D. 2002.</w:t>
      </w:r>
      <w:proofErr w:type="gramEnd"/>
      <w:r w:rsidRPr="00791161">
        <w:rPr>
          <w:rFonts w:cs="Arial"/>
          <w:bCs/>
          <w:szCs w:val="24"/>
        </w:rPr>
        <w:t xml:space="preserve"> </w:t>
      </w:r>
      <w:r>
        <w:rPr>
          <w:rFonts w:cs="Arial"/>
          <w:szCs w:val="24"/>
        </w:rPr>
        <w:t>Mechanisms of a</w:t>
      </w:r>
      <w:r w:rsidRPr="00791161">
        <w:rPr>
          <w:rFonts w:cs="Arial"/>
          <w:szCs w:val="24"/>
        </w:rPr>
        <w:t xml:space="preserve">ging: Public or Private? </w:t>
      </w:r>
      <w:r w:rsidRPr="00791161">
        <w:rPr>
          <w:rFonts w:cs="Arial"/>
          <w:i/>
          <w:szCs w:val="24"/>
        </w:rPr>
        <w:t xml:space="preserve">Nature Reviews </w:t>
      </w:r>
      <w:r w:rsidRPr="00791161">
        <w:rPr>
          <w:rFonts w:cs="Arial"/>
          <w:szCs w:val="24"/>
        </w:rPr>
        <w:t>3: 165</w:t>
      </w:r>
      <w:r>
        <w:rPr>
          <w:rFonts w:cs="Arial"/>
          <w:szCs w:val="24"/>
        </w:rPr>
        <w:t>–</w:t>
      </w:r>
      <w:r w:rsidRPr="00791161">
        <w:rPr>
          <w:rFonts w:cs="Arial"/>
          <w:szCs w:val="24"/>
        </w:rPr>
        <w:t>175</w:t>
      </w:r>
    </w:p>
    <w:p w:rsidR="00AD43C9" w:rsidRDefault="00AD43C9" w:rsidP="00AD43C9">
      <w:pPr>
        <w:autoSpaceDE w:val="0"/>
        <w:autoSpaceDN w:val="0"/>
        <w:adjustRightInd w:val="0"/>
        <w:spacing w:line="360" w:lineRule="auto"/>
        <w:ind w:left="720" w:hanging="720"/>
        <w:rPr>
          <w:rFonts w:cs="Arial"/>
          <w:bCs/>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gramStart"/>
      <w:r w:rsidRPr="00791161">
        <w:rPr>
          <w:rFonts w:cs="Arial"/>
          <w:szCs w:val="24"/>
        </w:rPr>
        <w:t xml:space="preserve">Priest, N.K., </w:t>
      </w:r>
      <w:proofErr w:type="spellStart"/>
      <w:r w:rsidRPr="00791161">
        <w:rPr>
          <w:rFonts w:cs="Arial"/>
          <w:szCs w:val="24"/>
        </w:rPr>
        <w:t>Mackowiak</w:t>
      </w:r>
      <w:proofErr w:type="spellEnd"/>
      <w:r w:rsidRPr="00791161">
        <w:rPr>
          <w:rFonts w:cs="Arial"/>
          <w:szCs w:val="24"/>
        </w:rPr>
        <w:t>, B. a</w:t>
      </w:r>
      <w:r>
        <w:rPr>
          <w:rFonts w:cs="Arial"/>
          <w:szCs w:val="24"/>
        </w:rPr>
        <w:t xml:space="preserve">nd </w:t>
      </w:r>
      <w:proofErr w:type="spellStart"/>
      <w:r>
        <w:rPr>
          <w:rFonts w:cs="Arial"/>
          <w:szCs w:val="24"/>
        </w:rPr>
        <w:t>Promislow</w:t>
      </w:r>
      <w:proofErr w:type="spellEnd"/>
      <w:r>
        <w:rPr>
          <w:rFonts w:cs="Arial"/>
          <w:szCs w:val="24"/>
        </w:rPr>
        <w:t>, D.E.L. 2002.</w:t>
      </w:r>
      <w:proofErr w:type="gramEnd"/>
      <w:r>
        <w:rPr>
          <w:rFonts w:cs="Arial"/>
          <w:szCs w:val="24"/>
        </w:rPr>
        <w:t xml:space="preserve"> The role of p</w:t>
      </w:r>
      <w:r w:rsidRPr="00791161">
        <w:rPr>
          <w:rFonts w:cs="Arial"/>
          <w:szCs w:val="24"/>
        </w:rPr>
        <w:t>a</w:t>
      </w:r>
      <w:r>
        <w:rPr>
          <w:rFonts w:cs="Arial"/>
          <w:szCs w:val="24"/>
        </w:rPr>
        <w:t>rental age effects on the evolution of a</w:t>
      </w:r>
      <w:r w:rsidRPr="00791161">
        <w:rPr>
          <w:rFonts w:cs="Arial"/>
          <w:szCs w:val="24"/>
        </w:rPr>
        <w:t xml:space="preserve">ging. </w:t>
      </w:r>
      <w:r w:rsidRPr="00791161">
        <w:rPr>
          <w:rFonts w:cs="Arial"/>
          <w:i/>
          <w:szCs w:val="24"/>
        </w:rPr>
        <w:t>Evolution</w:t>
      </w:r>
      <w:r w:rsidRPr="00791161">
        <w:rPr>
          <w:rFonts w:cs="Arial"/>
          <w:szCs w:val="24"/>
        </w:rPr>
        <w:t xml:space="preserve"> 56(5): 927</w:t>
      </w:r>
      <w:r>
        <w:rPr>
          <w:rFonts w:cs="Arial"/>
          <w:szCs w:val="24"/>
        </w:rPr>
        <w:t>–</w:t>
      </w:r>
      <w:r w:rsidRPr="00791161">
        <w:rPr>
          <w:rFonts w:cs="Arial"/>
          <w:szCs w:val="24"/>
        </w:rPr>
        <w:t>935</w:t>
      </w:r>
    </w:p>
    <w:p w:rsidR="00AD43C9" w:rsidRDefault="00AD43C9" w:rsidP="00AD43C9">
      <w:pPr>
        <w:autoSpaceDE w:val="0"/>
        <w:autoSpaceDN w:val="0"/>
        <w:adjustRightInd w:val="0"/>
        <w:spacing w:line="360" w:lineRule="auto"/>
        <w:ind w:left="720" w:hanging="720"/>
        <w:rPr>
          <w:rFonts w:cs="Arial"/>
          <w:bCs/>
          <w:szCs w:val="24"/>
        </w:rPr>
      </w:pPr>
    </w:p>
    <w:p w:rsidR="00AD43C9" w:rsidRDefault="00AD43C9" w:rsidP="00AD43C9">
      <w:pPr>
        <w:autoSpaceDE w:val="0"/>
        <w:autoSpaceDN w:val="0"/>
        <w:adjustRightInd w:val="0"/>
        <w:spacing w:line="360" w:lineRule="auto"/>
        <w:ind w:left="720" w:hanging="720"/>
        <w:rPr>
          <w:rFonts w:cs="Arial"/>
          <w:bCs/>
          <w:color w:val="000000"/>
          <w:szCs w:val="24"/>
        </w:rPr>
      </w:pPr>
      <w:proofErr w:type="spellStart"/>
      <w:proofErr w:type="gramStart"/>
      <w:r w:rsidRPr="000C68C8">
        <w:rPr>
          <w:rFonts w:cs="Arial"/>
          <w:bCs/>
          <w:szCs w:val="24"/>
        </w:rPr>
        <w:t>Pukowski</w:t>
      </w:r>
      <w:proofErr w:type="spellEnd"/>
      <w:r w:rsidRPr="000C68C8">
        <w:rPr>
          <w:rFonts w:cs="Arial"/>
          <w:bCs/>
          <w:szCs w:val="24"/>
        </w:rPr>
        <w:t>, E. 1933.</w:t>
      </w:r>
      <w:proofErr w:type="gramEnd"/>
      <w:r w:rsidRPr="000C68C8">
        <w:rPr>
          <w:rFonts w:cs="Arial"/>
          <w:bCs/>
          <w:szCs w:val="24"/>
        </w:rPr>
        <w:t xml:space="preserve"> </w:t>
      </w:r>
      <w:proofErr w:type="spellStart"/>
      <w:r w:rsidRPr="000C68C8">
        <w:rPr>
          <w:rFonts w:cs="Arial"/>
          <w:szCs w:val="24"/>
        </w:rPr>
        <w:t>Ökologische</w:t>
      </w:r>
      <w:proofErr w:type="spellEnd"/>
      <w:r w:rsidRPr="000C68C8">
        <w:rPr>
          <w:rFonts w:cs="Arial"/>
          <w:szCs w:val="24"/>
        </w:rPr>
        <w:t xml:space="preserve"> </w:t>
      </w:r>
      <w:proofErr w:type="spellStart"/>
      <w:r w:rsidRPr="000C68C8">
        <w:rPr>
          <w:rFonts w:cs="Arial"/>
          <w:szCs w:val="24"/>
        </w:rPr>
        <w:t>Untersuchungen</w:t>
      </w:r>
      <w:proofErr w:type="spellEnd"/>
      <w:r w:rsidRPr="000C68C8">
        <w:rPr>
          <w:rFonts w:cs="Arial"/>
          <w:szCs w:val="24"/>
        </w:rPr>
        <w:t xml:space="preserve"> an </w:t>
      </w:r>
      <w:proofErr w:type="spellStart"/>
      <w:r w:rsidRPr="000C68C8">
        <w:rPr>
          <w:rFonts w:cs="Arial"/>
          <w:i/>
          <w:iCs/>
          <w:szCs w:val="24"/>
        </w:rPr>
        <w:t>Necrophorus</w:t>
      </w:r>
      <w:proofErr w:type="spellEnd"/>
      <w:r w:rsidRPr="000C68C8">
        <w:rPr>
          <w:rFonts w:cs="Arial"/>
          <w:i/>
          <w:iCs/>
          <w:szCs w:val="24"/>
        </w:rPr>
        <w:t xml:space="preserve"> </w:t>
      </w:r>
      <w:r w:rsidRPr="000C68C8">
        <w:rPr>
          <w:rFonts w:cs="Arial"/>
          <w:szCs w:val="24"/>
        </w:rPr>
        <w:t xml:space="preserve">F. </w:t>
      </w:r>
      <w:proofErr w:type="spellStart"/>
      <w:r w:rsidRPr="000C68C8">
        <w:rPr>
          <w:rFonts w:cs="Arial"/>
          <w:bCs/>
          <w:i/>
          <w:szCs w:val="24"/>
        </w:rPr>
        <w:t>Zeitschrift</w:t>
      </w:r>
      <w:proofErr w:type="spellEnd"/>
      <w:r w:rsidRPr="000C68C8">
        <w:rPr>
          <w:rFonts w:cs="Arial"/>
          <w:bCs/>
          <w:i/>
          <w:szCs w:val="24"/>
        </w:rPr>
        <w:t xml:space="preserve"> fur </w:t>
      </w:r>
      <w:proofErr w:type="spellStart"/>
      <w:r w:rsidRPr="000C68C8">
        <w:rPr>
          <w:rFonts w:cs="Arial"/>
          <w:bCs/>
          <w:i/>
          <w:szCs w:val="24"/>
        </w:rPr>
        <w:t>Morphologie</w:t>
      </w:r>
      <w:proofErr w:type="spellEnd"/>
      <w:r w:rsidRPr="000C68C8">
        <w:rPr>
          <w:rFonts w:cs="Arial"/>
          <w:bCs/>
          <w:i/>
          <w:szCs w:val="24"/>
        </w:rPr>
        <w:t xml:space="preserve"> und </w:t>
      </w:r>
      <w:proofErr w:type="spellStart"/>
      <w:r w:rsidRPr="000C68C8">
        <w:rPr>
          <w:rFonts w:cs="Arial"/>
          <w:bCs/>
          <w:i/>
          <w:szCs w:val="24"/>
        </w:rPr>
        <w:t>Oekologie</w:t>
      </w:r>
      <w:proofErr w:type="spellEnd"/>
      <w:r w:rsidRPr="000C68C8">
        <w:rPr>
          <w:rFonts w:cs="Arial"/>
          <w:bCs/>
          <w:i/>
          <w:color w:val="000000"/>
          <w:szCs w:val="24"/>
        </w:rPr>
        <w:t xml:space="preserve"> </w:t>
      </w:r>
      <w:proofErr w:type="spellStart"/>
      <w:r w:rsidRPr="000C68C8">
        <w:rPr>
          <w:rFonts w:cs="Arial"/>
          <w:bCs/>
          <w:i/>
          <w:color w:val="000000"/>
          <w:szCs w:val="24"/>
        </w:rPr>
        <w:t>der</w:t>
      </w:r>
      <w:proofErr w:type="spellEnd"/>
      <w:r w:rsidRPr="000C68C8">
        <w:rPr>
          <w:rFonts w:cs="Arial"/>
          <w:bCs/>
          <w:i/>
          <w:color w:val="000000"/>
          <w:szCs w:val="24"/>
        </w:rPr>
        <w:t xml:space="preserve"> </w:t>
      </w:r>
      <w:proofErr w:type="spellStart"/>
      <w:r w:rsidRPr="000C68C8">
        <w:rPr>
          <w:rFonts w:cs="Arial"/>
          <w:bCs/>
          <w:i/>
          <w:color w:val="000000"/>
          <w:szCs w:val="24"/>
        </w:rPr>
        <w:t>Tiere</w:t>
      </w:r>
      <w:proofErr w:type="spellEnd"/>
      <w:r w:rsidRPr="000C68C8">
        <w:rPr>
          <w:rFonts w:cs="Arial"/>
          <w:bCs/>
          <w:i/>
          <w:color w:val="000000"/>
          <w:szCs w:val="24"/>
        </w:rPr>
        <w:t xml:space="preserve"> </w:t>
      </w:r>
      <w:r w:rsidRPr="000C68C8">
        <w:rPr>
          <w:rFonts w:cs="Arial"/>
          <w:bCs/>
          <w:color w:val="000000"/>
          <w:szCs w:val="24"/>
        </w:rPr>
        <w:t>27(3): 518</w:t>
      </w:r>
      <w:r>
        <w:rPr>
          <w:rFonts w:cs="Arial"/>
          <w:bCs/>
          <w:color w:val="000000"/>
          <w:szCs w:val="24"/>
        </w:rPr>
        <w:t>–</w:t>
      </w:r>
      <w:r w:rsidRPr="000C68C8">
        <w:rPr>
          <w:rFonts w:cs="Arial"/>
          <w:bCs/>
          <w:color w:val="000000"/>
          <w:szCs w:val="24"/>
        </w:rPr>
        <w:t>586</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rPr>
          <w:rFonts w:cs="Arial"/>
          <w:szCs w:val="24"/>
        </w:rPr>
      </w:pPr>
      <w:proofErr w:type="gramStart"/>
      <w:r>
        <w:rPr>
          <w:rFonts w:cs="Arial"/>
          <w:szCs w:val="24"/>
        </w:rPr>
        <w:t>R Core Team.</w:t>
      </w:r>
      <w:proofErr w:type="gramEnd"/>
      <w:r>
        <w:rPr>
          <w:rFonts w:cs="Arial"/>
          <w:szCs w:val="24"/>
        </w:rPr>
        <w:t xml:space="preserve"> 2015</w:t>
      </w:r>
      <w:r w:rsidRPr="00F169C2">
        <w:rPr>
          <w:rFonts w:cs="Arial"/>
          <w:szCs w:val="24"/>
        </w:rPr>
        <w:t xml:space="preserve">. R: A language </w:t>
      </w:r>
      <w:r>
        <w:rPr>
          <w:rFonts w:cs="Arial"/>
          <w:szCs w:val="24"/>
        </w:rPr>
        <w:t xml:space="preserve">and environment for statistical </w:t>
      </w:r>
      <w:r w:rsidRPr="00F169C2">
        <w:rPr>
          <w:rFonts w:cs="Arial"/>
          <w:szCs w:val="24"/>
        </w:rPr>
        <w:t xml:space="preserve">computing. </w:t>
      </w:r>
      <w:proofErr w:type="gramStart"/>
      <w:r w:rsidRPr="00F169C2">
        <w:rPr>
          <w:rFonts w:cs="Arial"/>
          <w:szCs w:val="24"/>
        </w:rPr>
        <w:t>R Foundation for Statisti</w:t>
      </w:r>
      <w:r>
        <w:rPr>
          <w:rFonts w:cs="Arial"/>
          <w:szCs w:val="24"/>
        </w:rPr>
        <w:t>cal Computing, Vienna, Austria.</w:t>
      </w:r>
      <w:proofErr w:type="gramEnd"/>
      <w:r>
        <w:rPr>
          <w:rFonts w:cs="Arial"/>
          <w:szCs w:val="24"/>
        </w:rPr>
        <w:t xml:space="preserve"> </w:t>
      </w:r>
      <w:r w:rsidRPr="00F169C2">
        <w:rPr>
          <w:rFonts w:cs="Arial"/>
          <w:szCs w:val="24"/>
        </w:rPr>
        <w:t>URL http://www.R-project.org/</w:t>
      </w:r>
    </w:p>
    <w:p w:rsidR="00AD43C9" w:rsidRDefault="00AD43C9" w:rsidP="00AD43C9">
      <w:pPr>
        <w:autoSpaceDE w:val="0"/>
        <w:autoSpaceDN w:val="0"/>
        <w:adjustRightInd w:val="0"/>
        <w:spacing w:line="360" w:lineRule="auto"/>
        <w:ind w:left="720" w:hanging="720"/>
        <w:rPr>
          <w:rFonts w:cs="Arial"/>
          <w:bCs/>
          <w:color w:val="000000"/>
          <w:szCs w:val="24"/>
        </w:rPr>
      </w:pPr>
    </w:p>
    <w:p w:rsidR="00C843A5" w:rsidRDefault="00AD43C9" w:rsidP="00C843A5">
      <w:pPr>
        <w:autoSpaceDE w:val="0"/>
        <w:autoSpaceDN w:val="0"/>
        <w:adjustRightInd w:val="0"/>
        <w:spacing w:line="360" w:lineRule="auto"/>
        <w:ind w:left="720" w:hanging="720"/>
        <w:rPr>
          <w:rFonts w:cs="Arial"/>
          <w:szCs w:val="24"/>
        </w:rPr>
      </w:pPr>
      <w:proofErr w:type="spellStart"/>
      <w:proofErr w:type="gramStart"/>
      <w:r w:rsidRPr="00791161">
        <w:rPr>
          <w:rFonts w:cs="Arial"/>
          <w:szCs w:val="24"/>
        </w:rPr>
        <w:t>Reznick</w:t>
      </w:r>
      <w:proofErr w:type="spellEnd"/>
      <w:r w:rsidRPr="00791161">
        <w:rPr>
          <w:rFonts w:cs="Arial"/>
          <w:szCs w:val="24"/>
        </w:rPr>
        <w:t xml:space="preserve">, D.N., Bryant, M.J., </w:t>
      </w:r>
      <w:proofErr w:type="spellStart"/>
      <w:r w:rsidRPr="00791161">
        <w:rPr>
          <w:rFonts w:cs="Arial"/>
          <w:szCs w:val="24"/>
        </w:rPr>
        <w:t>Roff</w:t>
      </w:r>
      <w:proofErr w:type="spellEnd"/>
      <w:r w:rsidRPr="00791161">
        <w:rPr>
          <w:rFonts w:cs="Arial"/>
          <w:szCs w:val="24"/>
        </w:rPr>
        <w:t xml:space="preserve">, D., </w:t>
      </w:r>
      <w:proofErr w:type="spellStart"/>
      <w:r w:rsidRPr="00791161">
        <w:rPr>
          <w:rFonts w:cs="Arial"/>
          <w:szCs w:val="24"/>
        </w:rPr>
        <w:t>Ghalambor</w:t>
      </w:r>
      <w:proofErr w:type="spellEnd"/>
      <w:r w:rsidRPr="00791161">
        <w:rPr>
          <w:rFonts w:cs="Arial"/>
          <w:szCs w:val="24"/>
        </w:rPr>
        <w:t xml:space="preserve">, C.K. and </w:t>
      </w:r>
      <w:proofErr w:type="spellStart"/>
      <w:r w:rsidRPr="00791161">
        <w:rPr>
          <w:rFonts w:cs="Arial"/>
          <w:szCs w:val="24"/>
        </w:rPr>
        <w:t>Ghalambor</w:t>
      </w:r>
      <w:proofErr w:type="spellEnd"/>
      <w:r w:rsidRPr="00791161">
        <w:rPr>
          <w:rFonts w:cs="Arial"/>
          <w:szCs w:val="24"/>
        </w:rPr>
        <w:t>, D.E. 2004.</w:t>
      </w:r>
      <w:proofErr w:type="gramEnd"/>
      <w:r w:rsidRPr="00791161">
        <w:rPr>
          <w:rFonts w:cs="Arial"/>
          <w:szCs w:val="24"/>
        </w:rPr>
        <w:t xml:space="preserve"> </w:t>
      </w:r>
      <w:proofErr w:type="gramStart"/>
      <w:r w:rsidRPr="00791161">
        <w:rPr>
          <w:rFonts w:cs="Arial"/>
          <w:szCs w:val="24"/>
        </w:rPr>
        <w:t>Effect of extrinsic mortality on the evolution of senescence in guppies.</w:t>
      </w:r>
      <w:proofErr w:type="gramEnd"/>
      <w:r w:rsidRPr="00791161">
        <w:rPr>
          <w:rFonts w:cs="Arial"/>
          <w:szCs w:val="24"/>
        </w:rPr>
        <w:t xml:space="preserve"> </w:t>
      </w:r>
      <w:r w:rsidRPr="00791161">
        <w:rPr>
          <w:rFonts w:cs="Arial"/>
          <w:i/>
          <w:szCs w:val="24"/>
        </w:rPr>
        <w:t>Nature</w:t>
      </w:r>
      <w:r w:rsidRPr="00791161">
        <w:rPr>
          <w:rFonts w:cs="Arial"/>
          <w:szCs w:val="24"/>
        </w:rPr>
        <w:t xml:space="preserve"> 431: 1095</w:t>
      </w:r>
      <w:r>
        <w:rPr>
          <w:rFonts w:cs="Arial"/>
          <w:szCs w:val="24"/>
        </w:rPr>
        <w:t>–</w:t>
      </w:r>
      <w:r w:rsidRPr="00791161">
        <w:rPr>
          <w:rFonts w:cs="Arial"/>
          <w:szCs w:val="24"/>
        </w:rPr>
        <w:t xml:space="preserve">1099  </w:t>
      </w:r>
    </w:p>
    <w:p w:rsidR="00C843A5" w:rsidRDefault="00C843A5" w:rsidP="00C843A5">
      <w:pPr>
        <w:autoSpaceDE w:val="0"/>
        <w:autoSpaceDN w:val="0"/>
        <w:adjustRightInd w:val="0"/>
        <w:spacing w:line="360" w:lineRule="auto"/>
        <w:ind w:left="720" w:hanging="720"/>
        <w:rPr>
          <w:rFonts w:cs="Arial"/>
          <w:szCs w:val="24"/>
        </w:rPr>
      </w:pPr>
    </w:p>
    <w:p w:rsidR="00AD43C9" w:rsidRPr="00C843A5" w:rsidRDefault="00AD43C9" w:rsidP="00C843A5">
      <w:pPr>
        <w:autoSpaceDE w:val="0"/>
        <w:autoSpaceDN w:val="0"/>
        <w:adjustRightInd w:val="0"/>
        <w:spacing w:line="360" w:lineRule="auto"/>
        <w:ind w:left="720" w:hanging="720"/>
        <w:rPr>
          <w:rFonts w:cs="Arial"/>
          <w:szCs w:val="24"/>
        </w:rPr>
      </w:pPr>
      <w:proofErr w:type="gramStart"/>
      <w:r w:rsidRPr="00C46D2C">
        <w:rPr>
          <w:rFonts w:cs="Arial"/>
          <w:bCs/>
          <w:szCs w:val="24"/>
        </w:rPr>
        <w:t>Schrader,</w:t>
      </w:r>
      <w:r>
        <w:rPr>
          <w:rFonts w:cs="Arial"/>
          <w:bCs/>
          <w:szCs w:val="24"/>
        </w:rPr>
        <w:t xml:space="preserve"> M.,</w:t>
      </w:r>
      <w:r w:rsidRPr="00C46D2C">
        <w:rPr>
          <w:rFonts w:cs="Arial"/>
          <w:bCs/>
          <w:szCs w:val="24"/>
        </w:rPr>
        <w:t xml:space="preserve"> Jarrett,</w:t>
      </w:r>
      <w:r>
        <w:rPr>
          <w:rFonts w:cs="Arial"/>
          <w:bCs/>
          <w:szCs w:val="24"/>
        </w:rPr>
        <w:t xml:space="preserve"> B.J.M.</w:t>
      </w:r>
      <w:r w:rsidRPr="00C46D2C">
        <w:rPr>
          <w:rFonts w:cs="Arial"/>
          <w:bCs/>
          <w:szCs w:val="24"/>
        </w:rPr>
        <w:t xml:space="preserve"> </w:t>
      </w:r>
      <w:r>
        <w:rPr>
          <w:rFonts w:cs="Arial"/>
          <w:bCs/>
          <w:szCs w:val="24"/>
        </w:rPr>
        <w:t xml:space="preserve">and </w:t>
      </w:r>
      <w:proofErr w:type="spellStart"/>
      <w:r>
        <w:rPr>
          <w:rFonts w:cs="Arial"/>
          <w:bCs/>
          <w:szCs w:val="24"/>
        </w:rPr>
        <w:t>Kilner</w:t>
      </w:r>
      <w:proofErr w:type="spellEnd"/>
      <w:r>
        <w:rPr>
          <w:rFonts w:cs="Arial"/>
          <w:bCs/>
          <w:szCs w:val="24"/>
        </w:rPr>
        <w:t>, R.M.</w:t>
      </w:r>
      <w:r>
        <w:rPr>
          <w:rFonts w:cs="Arial"/>
          <w:szCs w:val="24"/>
        </w:rPr>
        <w:t xml:space="preserve"> 2015.</w:t>
      </w:r>
      <w:proofErr w:type="gramEnd"/>
      <w:r>
        <w:rPr>
          <w:rFonts w:cs="Arial"/>
          <w:szCs w:val="24"/>
        </w:rPr>
        <w:t xml:space="preserve"> </w:t>
      </w:r>
      <w:r w:rsidRPr="00C46D2C">
        <w:rPr>
          <w:rFonts w:cs="Arial"/>
          <w:bCs/>
          <w:szCs w:val="24"/>
        </w:rPr>
        <w:t>Parental care masks a density</w:t>
      </w:r>
      <w:r>
        <w:rPr>
          <w:rFonts w:cs="Arial"/>
          <w:bCs/>
          <w:szCs w:val="24"/>
        </w:rPr>
        <w:t>-</w:t>
      </w:r>
      <w:r w:rsidRPr="00C46D2C">
        <w:rPr>
          <w:rFonts w:cs="Arial"/>
          <w:bCs/>
          <w:szCs w:val="24"/>
        </w:rPr>
        <w:t>dependent</w:t>
      </w:r>
      <w:r>
        <w:rPr>
          <w:rFonts w:cs="Arial"/>
          <w:szCs w:val="24"/>
        </w:rPr>
        <w:t xml:space="preserve"> </w:t>
      </w:r>
      <w:r w:rsidRPr="00C46D2C">
        <w:rPr>
          <w:rFonts w:cs="Arial"/>
          <w:bCs/>
          <w:szCs w:val="24"/>
        </w:rPr>
        <w:t>shift from cooperation to competition</w:t>
      </w:r>
      <w:r>
        <w:rPr>
          <w:rFonts w:cs="Arial"/>
          <w:szCs w:val="24"/>
        </w:rPr>
        <w:t xml:space="preserve"> </w:t>
      </w:r>
      <w:r w:rsidRPr="00C46D2C">
        <w:rPr>
          <w:rFonts w:cs="Arial"/>
          <w:bCs/>
          <w:szCs w:val="24"/>
        </w:rPr>
        <w:t>among burying beetle larvae</w:t>
      </w:r>
      <w:r>
        <w:rPr>
          <w:rFonts w:cs="Arial"/>
          <w:bCs/>
          <w:szCs w:val="24"/>
        </w:rPr>
        <w:t xml:space="preserve">. </w:t>
      </w:r>
      <w:r>
        <w:rPr>
          <w:rFonts w:cs="Arial"/>
          <w:bCs/>
          <w:i/>
          <w:szCs w:val="24"/>
        </w:rPr>
        <w:t>Evolution</w:t>
      </w:r>
      <w:r>
        <w:rPr>
          <w:rFonts w:cs="Arial"/>
          <w:bCs/>
          <w:szCs w:val="24"/>
        </w:rPr>
        <w:t xml:space="preserve"> </w:t>
      </w:r>
      <w:r>
        <w:t>doi:10.1111/evo.12615</w:t>
      </w:r>
    </w:p>
    <w:p w:rsidR="00AD43C9" w:rsidRDefault="00AD43C9" w:rsidP="00AD43C9">
      <w:pPr>
        <w:autoSpaceDE w:val="0"/>
        <w:autoSpaceDN w:val="0"/>
        <w:adjustRightInd w:val="0"/>
        <w:spacing w:line="360" w:lineRule="auto"/>
        <w:ind w:left="720" w:hanging="720"/>
      </w:pPr>
    </w:p>
    <w:p w:rsidR="00AD43C9" w:rsidRPr="00030E19" w:rsidRDefault="00AD43C9" w:rsidP="00AD43C9">
      <w:pPr>
        <w:autoSpaceDE w:val="0"/>
        <w:autoSpaceDN w:val="0"/>
        <w:adjustRightInd w:val="0"/>
        <w:spacing w:line="360" w:lineRule="auto"/>
        <w:ind w:left="720" w:hanging="720"/>
        <w:rPr>
          <w:rFonts w:cs="Arial"/>
          <w:szCs w:val="24"/>
        </w:rPr>
      </w:pPr>
      <w:r>
        <w:rPr>
          <w:bCs/>
          <w:szCs w:val="24"/>
        </w:rPr>
        <w:t>Scott, D.</w:t>
      </w:r>
      <w:r w:rsidRPr="00030E19">
        <w:rPr>
          <w:bCs/>
          <w:szCs w:val="24"/>
        </w:rPr>
        <w:t xml:space="preserve">E. 1990. Effects of larval density in </w:t>
      </w:r>
      <w:proofErr w:type="spellStart"/>
      <w:r w:rsidRPr="00030E19">
        <w:rPr>
          <w:bCs/>
          <w:i/>
          <w:szCs w:val="24"/>
        </w:rPr>
        <w:t>Ambystoma</w:t>
      </w:r>
      <w:proofErr w:type="spellEnd"/>
      <w:r w:rsidRPr="00030E19">
        <w:rPr>
          <w:bCs/>
          <w:i/>
          <w:szCs w:val="24"/>
        </w:rPr>
        <w:t xml:space="preserve"> </w:t>
      </w:r>
      <w:proofErr w:type="spellStart"/>
      <w:r w:rsidRPr="00030E19">
        <w:rPr>
          <w:bCs/>
          <w:i/>
          <w:szCs w:val="24"/>
        </w:rPr>
        <w:t>opacum</w:t>
      </w:r>
      <w:proofErr w:type="spellEnd"/>
      <w:r w:rsidRPr="00030E19">
        <w:rPr>
          <w:bCs/>
          <w:szCs w:val="24"/>
        </w:rPr>
        <w:t>: an experiment in large-sc</w:t>
      </w:r>
      <w:r>
        <w:rPr>
          <w:bCs/>
          <w:szCs w:val="24"/>
        </w:rPr>
        <w:t>ale field enclosures. Ecol</w:t>
      </w:r>
      <w:r w:rsidRPr="00030E19">
        <w:rPr>
          <w:bCs/>
          <w:szCs w:val="24"/>
        </w:rPr>
        <w:t>ogy 71:</w:t>
      </w:r>
      <w:r>
        <w:rPr>
          <w:bCs/>
          <w:szCs w:val="24"/>
        </w:rPr>
        <w:t xml:space="preserve"> </w:t>
      </w:r>
      <w:r w:rsidRPr="00030E19">
        <w:rPr>
          <w:bCs/>
          <w:szCs w:val="24"/>
        </w:rPr>
        <w:t>296</w:t>
      </w:r>
      <w:r>
        <w:rPr>
          <w:bCs/>
          <w:szCs w:val="24"/>
        </w:rPr>
        <w:t>–</w:t>
      </w:r>
      <w:r w:rsidRPr="00030E19">
        <w:rPr>
          <w:bCs/>
          <w:szCs w:val="24"/>
        </w:rPr>
        <w:t>306.</w:t>
      </w:r>
    </w:p>
    <w:p w:rsidR="00AD43C9" w:rsidRDefault="00AD43C9" w:rsidP="00AD43C9">
      <w:pPr>
        <w:autoSpaceDE w:val="0"/>
        <w:autoSpaceDN w:val="0"/>
        <w:adjustRightInd w:val="0"/>
        <w:spacing w:line="360" w:lineRule="auto"/>
        <w:ind w:left="720" w:hanging="720"/>
        <w:rPr>
          <w:rFonts w:cs="Arial"/>
          <w:szCs w:val="24"/>
        </w:rPr>
      </w:pPr>
    </w:p>
    <w:p w:rsidR="00AD43C9" w:rsidRPr="00430582" w:rsidRDefault="00AD43C9" w:rsidP="00AD43C9">
      <w:pPr>
        <w:autoSpaceDE w:val="0"/>
        <w:autoSpaceDN w:val="0"/>
        <w:adjustRightInd w:val="0"/>
        <w:spacing w:line="360" w:lineRule="auto"/>
        <w:ind w:left="720" w:hanging="720"/>
        <w:rPr>
          <w:rFonts w:cs="Arial"/>
          <w:szCs w:val="24"/>
        </w:rPr>
      </w:pPr>
      <w:r>
        <w:rPr>
          <w:rFonts w:cs="Arial"/>
          <w:szCs w:val="24"/>
        </w:rPr>
        <w:t xml:space="preserve">Scott, D.E. 1994. </w:t>
      </w:r>
      <w:proofErr w:type="gramStart"/>
      <w:r>
        <w:rPr>
          <w:rFonts w:cs="Arial"/>
          <w:szCs w:val="24"/>
        </w:rPr>
        <w:t>The effect of larval density on adult demographic t</w:t>
      </w:r>
      <w:r w:rsidRPr="00791161">
        <w:rPr>
          <w:rFonts w:cs="Arial"/>
          <w:szCs w:val="24"/>
        </w:rPr>
        <w:t xml:space="preserve">raits in </w:t>
      </w:r>
      <w:proofErr w:type="spellStart"/>
      <w:r>
        <w:rPr>
          <w:rFonts w:cs="Arial"/>
          <w:i/>
          <w:szCs w:val="24"/>
        </w:rPr>
        <w:t>Ambystoma</w:t>
      </w:r>
      <w:proofErr w:type="spellEnd"/>
      <w:r>
        <w:rPr>
          <w:rFonts w:cs="Arial"/>
          <w:i/>
          <w:szCs w:val="24"/>
        </w:rPr>
        <w:t xml:space="preserve"> </w:t>
      </w:r>
      <w:proofErr w:type="spellStart"/>
      <w:r>
        <w:rPr>
          <w:rFonts w:cs="Arial"/>
          <w:i/>
          <w:szCs w:val="24"/>
        </w:rPr>
        <w:t>o</w:t>
      </w:r>
      <w:r w:rsidRPr="00791161">
        <w:rPr>
          <w:rFonts w:cs="Arial"/>
          <w:i/>
          <w:szCs w:val="24"/>
        </w:rPr>
        <w:t>pacum</w:t>
      </w:r>
      <w:proofErr w:type="spellEnd"/>
      <w:r w:rsidRPr="00791161">
        <w:rPr>
          <w:rFonts w:cs="Arial"/>
          <w:i/>
          <w:szCs w:val="24"/>
        </w:rPr>
        <w:t>.</w:t>
      </w:r>
      <w:proofErr w:type="gramEnd"/>
      <w:r w:rsidRPr="00791161">
        <w:rPr>
          <w:rFonts w:cs="Arial"/>
          <w:i/>
          <w:szCs w:val="24"/>
        </w:rPr>
        <w:t xml:space="preserve"> Ecology</w:t>
      </w:r>
      <w:r w:rsidRPr="00791161">
        <w:rPr>
          <w:rFonts w:cs="Arial"/>
          <w:szCs w:val="24"/>
        </w:rPr>
        <w:t xml:space="preserve"> 75(5): 1383</w:t>
      </w:r>
      <w:r>
        <w:rPr>
          <w:rFonts w:cs="Arial"/>
          <w:szCs w:val="24"/>
        </w:rPr>
        <w:t>–</w:t>
      </w:r>
      <w:r w:rsidRPr="00791161">
        <w:rPr>
          <w:rFonts w:cs="Arial"/>
          <w:szCs w:val="24"/>
        </w:rPr>
        <w:t xml:space="preserve">1396 </w:t>
      </w:r>
    </w:p>
    <w:p w:rsidR="00AD43C9" w:rsidRDefault="00AD43C9" w:rsidP="00AD43C9">
      <w:pPr>
        <w:autoSpaceDE w:val="0"/>
        <w:autoSpaceDN w:val="0"/>
        <w:adjustRightInd w:val="0"/>
        <w:spacing w:line="360" w:lineRule="auto"/>
        <w:ind w:left="720" w:hanging="720"/>
        <w:rPr>
          <w:rFonts w:cs="Arial"/>
          <w:szCs w:val="24"/>
        </w:rPr>
      </w:pPr>
    </w:p>
    <w:p w:rsidR="00AD43C9" w:rsidRPr="004B33DC" w:rsidRDefault="00AD43C9" w:rsidP="00AD43C9">
      <w:pPr>
        <w:autoSpaceDE w:val="0"/>
        <w:autoSpaceDN w:val="0"/>
        <w:adjustRightInd w:val="0"/>
        <w:spacing w:line="360" w:lineRule="auto"/>
        <w:ind w:left="720" w:hanging="720"/>
        <w:rPr>
          <w:rFonts w:cs="Arial"/>
          <w:i/>
          <w:iCs/>
          <w:szCs w:val="24"/>
        </w:rPr>
      </w:pPr>
      <w:r w:rsidRPr="00791161">
        <w:rPr>
          <w:rFonts w:cs="Arial"/>
          <w:szCs w:val="24"/>
        </w:rPr>
        <w:t xml:space="preserve">Scott, M.P. 1998. </w:t>
      </w:r>
      <w:proofErr w:type="gramStart"/>
      <w:r>
        <w:rPr>
          <w:rFonts w:cs="Arial"/>
          <w:szCs w:val="24"/>
        </w:rPr>
        <w:t>The ecology and behaviour of burying beetles.</w:t>
      </w:r>
      <w:proofErr w:type="gramEnd"/>
      <w:r>
        <w:rPr>
          <w:rFonts w:cs="Arial"/>
          <w:szCs w:val="24"/>
        </w:rPr>
        <w:t xml:space="preserve"> </w:t>
      </w:r>
      <w:r w:rsidRPr="004B33DC">
        <w:rPr>
          <w:rFonts w:cs="Arial"/>
          <w:i/>
          <w:iCs/>
          <w:szCs w:val="24"/>
        </w:rPr>
        <w:t>Annu</w:t>
      </w:r>
      <w:r>
        <w:rPr>
          <w:rFonts w:cs="Arial"/>
          <w:i/>
          <w:iCs/>
          <w:szCs w:val="24"/>
        </w:rPr>
        <w:t xml:space="preserve">al </w:t>
      </w:r>
      <w:r w:rsidRPr="004B33DC">
        <w:rPr>
          <w:rFonts w:cs="Arial"/>
          <w:i/>
          <w:iCs/>
          <w:szCs w:val="24"/>
        </w:rPr>
        <w:t>Rev</w:t>
      </w:r>
      <w:r>
        <w:rPr>
          <w:rFonts w:cs="Arial"/>
          <w:i/>
          <w:iCs/>
          <w:szCs w:val="24"/>
        </w:rPr>
        <w:t xml:space="preserve">iew of </w:t>
      </w:r>
      <w:r w:rsidRPr="004B33DC">
        <w:rPr>
          <w:rFonts w:cs="Arial"/>
          <w:i/>
          <w:iCs/>
          <w:szCs w:val="24"/>
        </w:rPr>
        <w:t>Entomol</w:t>
      </w:r>
      <w:r>
        <w:rPr>
          <w:rFonts w:cs="Arial"/>
          <w:i/>
          <w:iCs/>
          <w:szCs w:val="24"/>
        </w:rPr>
        <w:t xml:space="preserve">ogy </w:t>
      </w:r>
      <w:r w:rsidRPr="004B33DC">
        <w:rPr>
          <w:rFonts w:cs="Arial"/>
          <w:iCs/>
          <w:szCs w:val="24"/>
        </w:rPr>
        <w:t>43:</w:t>
      </w:r>
      <w:r>
        <w:rPr>
          <w:rFonts w:cs="Arial"/>
          <w:iCs/>
          <w:szCs w:val="24"/>
        </w:rPr>
        <w:t xml:space="preserve"> </w:t>
      </w:r>
      <w:r w:rsidRPr="004B33DC">
        <w:rPr>
          <w:rFonts w:cs="Arial"/>
          <w:iCs/>
          <w:szCs w:val="24"/>
        </w:rPr>
        <w:t>595–618</w:t>
      </w:r>
    </w:p>
    <w:p w:rsidR="00AD43C9" w:rsidRDefault="00AD43C9" w:rsidP="00AD43C9">
      <w:pPr>
        <w:pStyle w:val="Default"/>
        <w:spacing w:line="360" w:lineRule="auto"/>
        <w:ind w:left="720" w:hanging="720"/>
        <w:rPr>
          <w:rFonts w:ascii="Arial" w:hAnsi="Arial" w:cs="Arial"/>
        </w:rPr>
      </w:pPr>
    </w:p>
    <w:p w:rsidR="00AD43C9" w:rsidRDefault="00AD43C9" w:rsidP="00AD43C9">
      <w:pPr>
        <w:pStyle w:val="Default"/>
        <w:spacing w:line="360" w:lineRule="auto"/>
        <w:ind w:left="720" w:hanging="720"/>
        <w:rPr>
          <w:rFonts w:cs="Arial"/>
        </w:rPr>
      </w:pPr>
      <w:proofErr w:type="spellStart"/>
      <w:proofErr w:type="gramStart"/>
      <w:r w:rsidRPr="00041BEF">
        <w:rPr>
          <w:rFonts w:ascii="Arial" w:hAnsi="Arial" w:cs="Arial"/>
          <w:bCs/>
        </w:rPr>
        <w:lastRenderedPageBreak/>
        <w:t>S</w:t>
      </w:r>
      <w:r>
        <w:rPr>
          <w:rFonts w:ascii="Arial" w:hAnsi="Arial" w:cs="Arial"/>
          <w:bCs/>
        </w:rPr>
        <w:t>miseth</w:t>
      </w:r>
      <w:proofErr w:type="spellEnd"/>
      <w:r w:rsidRPr="00041BEF">
        <w:rPr>
          <w:rFonts w:ascii="Arial" w:hAnsi="Arial" w:cs="Arial"/>
          <w:bCs/>
        </w:rPr>
        <w:t>, P.T. and M</w:t>
      </w:r>
      <w:r>
        <w:rPr>
          <w:rFonts w:ascii="Arial" w:hAnsi="Arial" w:cs="Arial"/>
          <w:bCs/>
        </w:rPr>
        <w:t>oore</w:t>
      </w:r>
      <w:r w:rsidRPr="00041BEF">
        <w:rPr>
          <w:rFonts w:ascii="Arial" w:hAnsi="Arial" w:cs="Arial"/>
          <w:bCs/>
        </w:rPr>
        <w:t>, A.J. 2002.</w:t>
      </w:r>
      <w:proofErr w:type="gramEnd"/>
      <w:r w:rsidRPr="00041BEF">
        <w:rPr>
          <w:rFonts w:ascii="Arial" w:hAnsi="Arial" w:cs="Arial"/>
          <w:bCs/>
        </w:rPr>
        <w:t xml:space="preserve"> </w:t>
      </w:r>
      <w:r w:rsidRPr="00041BEF">
        <w:rPr>
          <w:rFonts w:ascii="Arial" w:hAnsi="Arial" w:cs="Arial"/>
        </w:rPr>
        <w:t>Does resource availability affect offspring begging and parental provisioning in a partially begging species?</w:t>
      </w:r>
      <w:r w:rsidRPr="00041BEF">
        <w:rPr>
          <w:rFonts w:cs="Arial"/>
        </w:rPr>
        <w:t xml:space="preserve"> </w:t>
      </w:r>
      <w:r w:rsidRPr="00041BEF">
        <w:rPr>
          <w:rFonts w:cs="Arial"/>
          <w:i/>
        </w:rPr>
        <w:t>Animal Behaviour</w:t>
      </w:r>
      <w:r w:rsidRPr="00041BEF">
        <w:rPr>
          <w:rFonts w:cs="Arial"/>
        </w:rPr>
        <w:t xml:space="preserve"> 63: 577</w:t>
      </w:r>
      <w:r>
        <w:rPr>
          <w:rFonts w:cs="Arial"/>
        </w:rPr>
        <w:t>–</w:t>
      </w:r>
      <w:r w:rsidRPr="00041BEF">
        <w:rPr>
          <w:rFonts w:cs="Arial"/>
        </w:rPr>
        <w:t>585</w:t>
      </w:r>
    </w:p>
    <w:p w:rsidR="00AD43C9" w:rsidRDefault="00AD43C9" w:rsidP="00AD43C9">
      <w:pPr>
        <w:autoSpaceDE w:val="0"/>
        <w:autoSpaceDN w:val="0"/>
        <w:adjustRightInd w:val="0"/>
        <w:spacing w:line="360" w:lineRule="auto"/>
        <w:ind w:left="720" w:hanging="720"/>
        <w:rPr>
          <w:rFonts w:ascii="Code" w:hAnsi="Code" w:cs="Arial"/>
          <w:color w:val="000000"/>
          <w:szCs w:val="24"/>
        </w:rPr>
      </w:pPr>
    </w:p>
    <w:p w:rsidR="00AD43C9" w:rsidRPr="000D0B80" w:rsidRDefault="00AD43C9" w:rsidP="00AD43C9">
      <w:pPr>
        <w:autoSpaceDE w:val="0"/>
        <w:autoSpaceDN w:val="0"/>
        <w:adjustRightInd w:val="0"/>
        <w:spacing w:line="360" w:lineRule="auto"/>
        <w:ind w:left="720" w:hanging="720"/>
        <w:rPr>
          <w:rFonts w:cs="Arial"/>
          <w:szCs w:val="24"/>
        </w:rPr>
      </w:pPr>
      <w:proofErr w:type="spellStart"/>
      <w:proofErr w:type="gramStart"/>
      <w:r w:rsidRPr="00725183">
        <w:rPr>
          <w:rFonts w:cs="Arial"/>
          <w:szCs w:val="24"/>
        </w:rPr>
        <w:t>Smiseth</w:t>
      </w:r>
      <w:proofErr w:type="spellEnd"/>
      <w:r w:rsidRPr="00725183">
        <w:rPr>
          <w:rFonts w:cs="Arial"/>
          <w:szCs w:val="24"/>
        </w:rPr>
        <w:t xml:space="preserve">, P.T. and Moore, A.J. </w:t>
      </w:r>
      <w:r>
        <w:rPr>
          <w:rFonts w:cs="Arial"/>
          <w:szCs w:val="24"/>
        </w:rPr>
        <w:t>2004.</w:t>
      </w:r>
      <w:proofErr w:type="gramEnd"/>
      <w:r>
        <w:rPr>
          <w:rFonts w:cs="Arial"/>
          <w:szCs w:val="24"/>
        </w:rPr>
        <w:t xml:space="preserve"> </w:t>
      </w:r>
      <w:proofErr w:type="spellStart"/>
      <w:proofErr w:type="gramStart"/>
      <w:r w:rsidRPr="00725183">
        <w:rPr>
          <w:rFonts w:cs="Arial"/>
          <w:szCs w:val="24"/>
        </w:rPr>
        <w:t>Behavioral</w:t>
      </w:r>
      <w:proofErr w:type="spellEnd"/>
      <w:r w:rsidRPr="00725183">
        <w:rPr>
          <w:rFonts w:cs="Arial"/>
          <w:szCs w:val="24"/>
        </w:rPr>
        <w:t xml:space="preserve"> dynamics between caring males and females in a beetle with facultative </w:t>
      </w:r>
      <w:proofErr w:type="spellStart"/>
      <w:r w:rsidRPr="00725183">
        <w:rPr>
          <w:rFonts w:cs="Arial"/>
          <w:szCs w:val="24"/>
        </w:rPr>
        <w:t>biparental</w:t>
      </w:r>
      <w:proofErr w:type="spellEnd"/>
      <w:r w:rsidRPr="00725183">
        <w:rPr>
          <w:rFonts w:cs="Arial"/>
          <w:szCs w:val="24"/>
        </w:rPr>
        <w:t xml:space="preserve"> care.</w:t>
      </w:r>
      <w:proofErr w:type="gramEnd"/>
      <w:r>
        <w:rPr>
          <w:rFonts w:cs="Arial"/>
          <w:szCs w:val="24"/>
        </w:rPr>
        <w:t xml:space="preserve"> </w:t>
      </w:r>
      <w:r>
        <w:rPr>
          <w:rFonts w:cs="Arial"/>
          <w:i/>
          <w:szCs w:val="24"/>
        </w:rPr>
        <w:t xml:space="preserve">Behavioural </w:t>
      </w:r>
      <w:r w:rsidRPr="00725183">
        <w:rPr>
          <w:rFonts w:cs="Arial"/>
          <w:i/>
          <w:szCs w:val="24"/>
        </w:rPr>
        <w:t>Ecology</w:t>
      </w:r>
      <w:r w:rsidRPr="00725183">
        <w:rPr>
          <w:rFonts w:cs="Arial"/>
          <w:szCs w:val="24"/>
        </w:rPr>
        <w:t xml:space="preserve"> </w:t>
      </w:r>
      <w:r>
        <w:rPr>
          <w:rFonts w:cs="Arial"/>
          <w:szCs w:val="24"/>
        </w:rPr>
        <w:t>15(</w:t>
      </w:r>
      <w:r w:rsidRPr="00725183">
        <w:rPr>
          <w:rFonts w:cs="Arial"/>
          <w:szCs w:val="24"/>
        </w:rPr>
        <w:t>4</w:t>
      </w:r>
      <w:r>
        <w:rPr>
          <w:rFonts w:cs="Arial"/>
          <w:szCs w:val="24"/>
        </w:rPr>
        <w:t>)</w:t>
      </w:r>
      <w:r w:rsidRPr="00725183">
        <w:rPr>
          <w:rFonts w:cs="Arial"/>
          <w:szCs w:val="24"/>
        </w:rPr>
        <w:t>: 621–628</w:t>
      </w:r>
    </w:p>
    <w:p w:rsidR="00AD43C9" w:rsidRDefault="00AD43C9" w:rsidP="00AD43C9">
      <w:pPr>
        <w:pStyle w:val="Default"/>
        <w:spacing w:line="360" w:lineRule="auto"/>
        <w:ind w:left="720" w:hanging="720"/>
        <w:rPr>
          <w:rFonts w:ascii="Arial" w:hAnsi="Arial" w:cs="Arial"/>
        </w:rPr>
      </w:pPr>
    </w:p>
    <w:p w:rsidR="00AD43C9" w:rsidRPr="00725183" w:rsidRDefault="00AD43C9" w:rsidP="00AD43C9">
      <w:pPr>
        <w:pStyle w:val="Default"/>
        <w:spacing w:line="360" w:lineRule="auto"/>
        <w:ind w:left="720" w:hanging="720"/>
        <w:rPr>
          <w:rFonts w:ascii="Arial" w:hAnsi="Arial" w:cs="Arial"/>
        </w:rPr>
      </w:pPr>
      <w:proofErr w:type="spellStart"/>
      <w:proofErr w:type="gramStart"/>
      <w:r>
        <w:rPr>
          <w:rFonts w:ascii="Arial" w:hAnsi="Arial" w:cs="Arial"/>
        </w:rPr>
        <w:t>Smiseth</w:t>
      </w:r>
      <w:proofErr w:type="spellEnd"/>
      <w:r>
        <w:rPr>
          <w:rFonts w:ascii="Arial" w:hAnsi="Arial" w:cs="Arial"/>
        </w:rPr>
        <w:t xml:space="preserve">, P.T., Dawson, C., </w:t>
      </w:r>
      <w:proofErr w:type="spellStart"/>
      <w:r>
        <w:rPr>
          <w:rFonts w:ascii="Arial" w:hAnsi="Arial" w:cs="Arial"/>
        </w:rPr>
        <w:t>Varley</w:t>
      </w:r>
      <w:proofErr w:type="spellEnd"/>
      <w:r>
        <w:rPr>
          <w:rFonts w:ascii="Arial" w:hAnsi="Arial" w:cs="Arial"/>
        </w:rPr>
        <w:t>, E. and Moore, A.J. 2005.</w:t>
      </w:r>
      <w:proofErr w:type="gramEnd"/>
      <w:r>
        <w:rPr>
          <w:rFonts w:ascii="Arial" w:hAnsi="Arial" w:cs="Arial"/>
        </w:rPr>
        <w:t xml:space="preserve"> </w:t>
      </w:r>
      <w:r w:rsidRPr="00725183">
        <w:rPr>
          <w:rFonts w:ascii="Arial" w:hAnsi="Arial" w:cs="Arial"/>
        </w:rPr>
        <w:t>How do caring parents respond to mate loss?</w:t>
      </w:r>
      <w:r>
        <w:rPr>
          <w:rFonts w:cs="Arial"/>
        </w:rPr>
        <w:t xml:space="preserve"> </w:t>
      </w:r>
      <w:proofErr w:type="gramStart"/>
      <w:r w:rsidRPr="00725183">
        <w:rPr>
          <w:rFonts w:ascii="Arial" w:hAnsi="Arial" w:cs="Arial"/>
        </w:rPr>
        <w:t>Differential response by males and females</w:t>
      </w:r>
      <w:r>
        <w:rPr>
          <w:rFonts w:ascii="Arial" w:hAnsi="Arial" w:cs="Arial"/>
        </w:rPr>
        <w:t>.</w:t>
      </w:r>
      <w:proofErr w:type="gramEnd"/>
      <w:r>
        <w:rPr>
          <w:rFonts w:ascii="Arial" w:hAnsi="Arial" w:cs="Arial"/>
        </w:rPr>
        <w:t xml:space="preserve"> </w:t>
      </w:r>
      <w:r>
        <w:rPr>
          <w:rFonts w:ascii="Arial" w:hAnsi="Arial" w:cs="Arial"/>
          <w:i/>
        </w:rPr>
        <w:t>Animal Behaviour</w:t>
      </w:r>
      <w:r>
        <w:rPr>
          <w:rFonts w:ascii="Arial" w:hAnsi="Arial" w:cs="Arial"/>
        </w:rPr>
        <w:t xml:space="preserve"> 69: 551–559</w:t>
      </w:r>
    </w:p>
    <w:p w:rsidR="00AD43C9" w:rsidRDefault="00AD43C9" w:rsidP="00AD43C9">
      <w:pPr>
        <w:autoSpaceDE w:val="0"/>
        <w:autoSpaceDN w:val="0"/>
        <w:adjustRightInd w:val="0"/>
        <w:spacing w:line="360" w:lineRule="auto"/>
        <w:ind w:left="720" w:hanging="720"/>
        <w:rPr>
          <w:rFonts w:ascii="AdvPSA33E" w:hAnsi="AdvPSA33E" w:cs="AdvPSA33E"/>
          <w:szCs w:val="24"/>
        </w:rPr>
      </w:pPr>
    </w:p>
    <w:p w:rsidR="00AD43C9" w:rsidRPr="0035340C" w:rsidRDefault="00AD43C9" w:rsidP="00AD43C9">
      <w:pPr>
        <w:autoSpaceDE w:val="0"/>
        <w:autoSpaceDN w:val="0"/>
        <w:adjustRightInd w:val="0"/>
        <w:spacing w:line="360" w:lineRule="auto"/>
        <w:ind w:left="720" w:hanging="720"/>
        <w:rPr>
          <w:rFonts w:ascii="Frutiger-Bold" w:hAnsi="Frutiger-Bold" w:cs="Frutiger-Bold"/>
          <w:bCs/>
          <w:szCs w:val="24"/>
        </w:rPr>
      </w:pPr>
      <w:proofErr w:type="spellStart"/>
      <w:proofErr w:type="gramStart"/>
      <w:r w:rsidRPr="004B33DC">
        <w:rPr>
          <w:rFonts w:ascii="Frutiger-Bold" w:hAnsi="Frutiger-Bold" w:cs="Frutiger-Bold"/>
          <w:bCs/>
          <w:szCs w:val="24"/>
        </w:rPr>
        <w:t>Smiseth</w:t>
      </w:r>
      <w:proofErr w:type="spellEnd"/>
      <w:r w:rsidRPr="004B33DC">
        <w:rPr>
          <w:rFonts w:ascii="Frutiger-Bold" w:hAnsi="Frutiger-Bold" w:cs="Frutiger-Bold"/>
          <w:bCs/>
          <w:szCs w:val="24"/>
        </w:rPr>
        <w:t>, P.T., Lennox, L. and Moore, A.J. 2007.</w:t>
      </w:r>
      <w:proofErr w:type="gramEnd"/>
      <w:r w:rsidRPr="004B33DC">
        <w:rPr>
          <w:rFonts w:ascii="Frutiger-Bold" w:hAnsi="Frutiger-Bold" w:cs="Frutiger-Bold"/>
          <w:bCs/>
          <w:szCs w:val="24"/>
        </w:rPr>
        <w:t xml:space="preserve"> </w:t>
      </w:r>
      <w:r>
        <w:rPr>
          <w:rFonts w:ascii="Frutiger-Bold" w:hAnsi="Frutiger-Bold" w:cs="Frutiger-Bold"/>
          <w:bCs/>
          <w:szCs w:val="24"/>
        </w:rPr>
        <w:t xml:space="preserve">Interaction between parental care and sibling competition: parents enhance offspring growth and exacerbate sibling competition. </w:t>
      </w:r>
      <w:r>
        <w:rPr>
          <w:rFonts w:ascii="Frutiger-Bold" w:hAnsi="Frutiger-Bold" w:cs="Frutiger-Bold"/>
          <w:bCs/>
          <w:i/>
          <w:szCs w:val="24"/>
        </w:rPr>
        <w:t>Evolution</w:t>
      </w:r>
      <w:r>
        <w:rPr>
          <w:rFonts w:ascii="Frutiger-Bold" w:hAnsi="Frutiger-Bold" w:cs="Frutiger-Bold"/>
          <w:bCs/>
          <w:szCs w:val="24"/>
        </w:rPr>
        <w:t xml:space="preserve"> 61(10): 2331–2339</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EB7857">
        <w:rPr>
          <w:rFonts w:cs="Arial"/>
          <w:szCs w:val="24"/>
        </w:rPr>
        <w:t>Smiseth</w:t>
      </w:r>
      <w:proofErr w:type="spellEnd"/>
      <w:r w:rsidRPr="00EB7857">
        <w:rPr>
          <w:rFonts w:cs="Arial"/>
          <w:szCs w:val="24"/>
        </w:rPr>
        <w:t xml:space="preserve">, P.T., Andrews, C.P. </w:t>
      </w:r>
      <w:proofErr w:type="spellStart"/>
      <w:r w:rsidRPr="00EB7857">
        <w:rPr>
          <w:rFonts w:cs="Arial"/>
          <w:szCs w:val="24"/>
        </w:rPr>
        <w:t>Mattey</w:t>
      </w:r>
      <w:proofErr w:type="spellEnd"/>
      <w:r w:rsidRPr="00EB7857">
        <w:rPr>
          <w:rFonts w:cs="Arial"/>
          <w:szCs w:val="24"/>
        </w:rPr>
        <w:t xml:space="preserve">, S.N. and Mooney, R. 2014. </w:t>
      </w:r>
      <w:r w:rsidRPr="00EB7857">
        <w:rPr>
          <w:rFonts w:cs="Arial"/>
          <w:bCs/>
          <w:szCs w:val="24"/>
        </w:rPr>
        <w:t xml:space="preserve">Phenotypic variation in resource acquisition influences trade-off between number and mass of offspring in a burying beetle. </w:t>
      </w:r>
      <w:r w:rsidRPr="00EB7857">
        <w:rPr>
          <w:rFonts w:cs="Arial"/>
          <w:i/>
          <w:szCs w:val="24"/>
        </w:rPr>
        <w:t>Journal of Zoology</w:t>
      </w:r>
      <w:r w:rsidRPr="00EB7857">
        <w:rPr>
          <w:rFonts w:cs="Arial"/>
          <w:szCs w:val="24"/>
        </w:rPr>
        <w:t xml:space="preserve"> </w:t>
      </w:r>
      <w:r w:rsidRPr="00EB7857">
        <w:rPr>
          <w:rFonts w:cs="Arial"/>
          <w:bCs/>
          <w:szCs w:val="24"/>
        </w:rPr>
        <w:t xml:space="preserve">293: </w:t>
      </w:r>
      <w:r w:rsidRPr="00EB7857">
        <w:rPr>
          <w:rFonts w:cs="Arial"/>
          <w:szCs w:val="24"/>
        </w:rPr>
        <w:t>80–8</w:t>
      </w:r>
      <w:r>
        <w:rPr>
          <w:rFonts w:cs="Arial"/>
          <w:szCs w:val="24"/>
        </w:rPr>
        <w:t>3</w:t>
      </w:r>
    </w:p>
    <w:p w:rsidR="00AD43C9" w:rsidRDefault="00AD43C9" w:rsidP="00AD43C9">
      <w:pPr>
        <w:autoSpaceDE w:val="0"/>
        <w:autoSpaceDN w:val="0"/>
        <w:adjustRightInd w:val="0"/>
        <w:spacing w:line="360" w:lineRule="auto"/>
        <w:ind w:left="720" w:hanging="720"/>
        <w:rPr>
          <w:rFonts w:cs="Arial"/>
          <w:color w:val="000000"/>
          <w:szCs w:val="24"/>
        </w:rPr>
      </w:pPr>
    </w:p>
    <w:p w:rsidR="00AD43C9" w:rsidRPr="00041BEF" w:rsidRDefault="00AD43C9" w:rsidP="00AD43C9">
      <w:pPr>
        <w:autoSpaceDE w:val="0"/>
        <w:autoSpaceDN w:val="0"/>
        <w:adjustRightInd w:val="0"/>
        <w:spacing w:line="360" w:lineRule="auto"/>
        <w:ind w:left="720" w:hanging="720"/>
        <w:rPr>
          <w:rFonts w:cs="Arial"/>
          <w:szCs w:val="24"/>
        </w:rPr>
      </w:pPr>
      <w:proofErr w:type="spellStart"/>
      <w:r w:rsidRPr="00041BEF">
        <w:rPr>
          <w:rFonts w:cs="Arial"/>
          <w:szCs w:val="24"/>
        </w:rPr>
        <w:t>Steiger</w:t>
      </w:r>
      <w:proofErr w:type="spellEnd"/>
      <w:r>
        <w:rPr>
          <w:rFonts w:cs="Arial"/>
          <w:szCs w:val="24"/>
        </w:rPr>
        <w:t>,</w:t>
      </w:r>
      <w:r w:rsidRPr="00041BEF">
        <w:rPr>
          <w:rFonts w:cs="Arial"/>
          <w:szCs w:val="24"/>
        </w:rPr>
        <w:t xml:space="preserve"> S. 2013</w:t>
      </w:r>
      <w:r>
        <w:rPr>
          <w:rFonts w:cs="Arial"/>
          <w:szCs w:val="24"/>
        </w:rPr>
        <w:t>.</w:t>
      </w:r>
      <w:r w:rsidRPr="00041BEF">
        <w:rPr>
          <w:rFonts w:cs="Arial"/>
          <w:szCs w:val="24"/>
        </w:rPr>
        <w:t xml:space="preserve"> Bigger</w:t>
      </w:r>
      <w:r>
        <w:rPr>
          <w:rFonts w:cs="Arial"/>
          <w:szCs w:val="24"/>
        </w:rPr>
        <w:t xml:space="preserve"> </w:t>
      </w:r>
      <w:r w:rsidRPr="00041BEF">
        <w:rPr>
          <w:rFonts w:cs="Arial"/>
          <w:szCs w:val="24"/>
        </w:rPr>
        <w:t>mothers are better mothers: disentangling</w:t>
      </w:r>
      <w:r>
        <w:rPr>
          <w:rFonts w:cs="Arial"/>
          <w:szCs w:val="24"/>
        </w:rPr>
        <w:t xml:space="preserve"> </w:t>
      </w:r>
      <w:r w:rsidRPr="00041BEF">
        <w:rPr>
          <w:rFonts w:cs="Arial"/>
          <w:szCs w:val="24"/>
        </w:rPr>
        <w:t>size-related prenatal and postnatal maternal</w:t>
      </w:r>
      <w:r>
        <w:rPr>
          <w:rFonts w:cs="Arial"/>
          <w:szCs w:val="24"/>
        </w:rPr>
        <w:t xml:space="preserve"> </w:t>
      </w:r>
      <w:r w:rsidRPr="00041BEF">
        <w:rPr>
          <w:rFonts w:cs="Arial"/>
          <w:szCs w:val="24"/>
        </w:rPr>
        <w:t xml:space="preserve">effects. </w:t>
      </w:r>
      <w:r w:rsidRPr="00041BEF">
        <w:rPr>
          <w:rFonts w:cs="Arial"/>
          <w:i/>
          <w:szCs w:val="24"/>
        </w:rPr>
        <w:t>Proceedings of the Royal Society B</w:t>
      </w:r>
      <w:r w:rsidRPr="00041BEF">
        <w:rPr>
          <w:rFonts w:cs="Arial"/>
          <w:szCs w:val="24"/>
        </w:rPr>
        <w:t xml:space="preserve"> 280: 20131225</w:t>
      </w:r>
    </w:p>
    <w:p w:rsidR="00AD43C9" w:rsidRDefault="00AD43C9" w:rsidP="00AD43C9">
      <w:pPr>
        <w:pStyle w:val="Default"/>
        <w:spacing w:line="360" w:lineRule="auto"/>
        <w:ind w:left="720" w:hanging="720"/>
        <w:rPr>
          <w:rFonts w:ascii="Arial" w:hAnsi="Arial" w:cs="Arial"/>
        </w:rPr>
      </w:pPr>
    </w:p>
    <w:p w:rsidR="00AD43C9" w:rsidRDefault="00AD43C9" w:rsidP="00AD43C9">
      <w:pPr>
        <w:pStyle w:val="Default"/>
        <w:spacing w:line="360" w:lineRule="auto"/>
        <w:ind w:left="720" w:hanging="720"/>
        <w:rPr>
          <w:rFonts w:ascii="Arial" w:hAnsi="Arial" w:cs="Arial"/>
        </w:rPr>
      </w:pPr>
      <w:r w:rsidRPr="00041BEF">
        <w:rPr>
          <w:rFonts w:ascii="Arial" w:hAnsi="Arial" w:cs="Arial"/>
        </w:rPr>
        <w:t>Stephens,</w:t>
      </w:r>
      <w:r>
        <w:rPr>
          <w:rFonts w:ascii="Arial" w:hAnsi="Arial" w:cs="Arial"/>
        </w:rPr>
        <w:t xml:space="preserve"> P.A., </w:t>
      </w:r>
      <w:r w:rsidRPr="00041BEF">
        <w:rPr>
          <w:rFonts w:ascii="Arial" w:hAnsi="Arial" w:cs="Arial"/>
        </w:rPr>
        <w:t xml:space="preserve">Sutherland, </w:t>
      </w:r>
      <w:r>
        <w:rPr>
          <w:rFonts w:ascii="Arial" w:hAnsi="Arial" w:cs="Arial"/>
        </w:rPr>
        <w:t xml:space="preserve">W.J. and </w:t>
      </w:r>
      <w:proofErr w:type="spellStart"/>
      <w:r w:rsidRPr="00041BEF">
        <w:rPr>
          <w:rFonts w:ascii="Arial" w:hAnsi="Arial" w:cs="Arial"/>
        </w:rPr>
        <w:t>Freckleton</w:t>
      </w:r>
      <w:proofErr w:type="spellEnd"/>
      <w:r>
        <w:rPr>
          <w:rFonts w:ascii="Arial" w:hAnsi="Arial" w:cs="Arial"/>
        </w:rPr>
        <w:t xml:space="preserve">, R.P. 1999. What Is the </w:t>
      </w:r>
      <w:proofErr w:type="spellStart"/>
      <w:r>
        <w:rPr>
          <w:rFonts w:ascii="Arial" w:hAnsi="Arial" w:cs="Arial"/>
        </w:rPr>
        <w:t>Allee</w:t>
      </w:r>
      <w:proofErr w:type="spellEnd"/>
      <w:r>
        <w:rPr>
          <w:rFonts w:ascii="Arial" w:hAnsi="Arial" w:cs="Arial"/>
        </w:rPr>
        <w:t xml:space="preserve"> Effect? </w:t>
      </w:r>
      <w:proofErr w:type="spellStart"/>
      <w:r w:rsidRPr="00041BEF">
        <w:rPr>
          <w:rFonts w:ascii="Arial" w:hAnsi="Arial" w:cs="Arial"/>
          <w:i/>
        </w:rPr>
        <w:t>Oikos</w:t>
      </w:r>
      <w:proofErr w:type="spellEnd"/>
      <w:r>
        <w:rPr>
          <w:rFonts w:ascii="Arial" w:hAnsi="Arial" w:cs="Arial"/>
        </w:rPr>
        <w:t xml:space="preserve"> </w:t>
      </w:r>
      <w:r w:rsidRPr="00041BEF">
        <w:rPr>
          <w:rFonts w:ascii="Arial" w:hAnsi="Arial" w:cs="Arial"/>
        </w:rPr>
        <w:t>87</w:t>
      </w:r>
      <w:r>
        <w:rPr>
          <w:rFonts w:ascii="Arial" w:hAnsi="Arial" w:cs="Arial"/>
        </w:rPr>
        <w:t xml:space="preserve">: </w:t>
      </w:r>
      <w:r w:rsidRPr="00041BEF">
        <w:rPr>
          <w:rFonts w:ascii="Arial" w:hAnsi="Arial" w:cs="Arial"/>
        </w:rPr>
        <w:t>185</w:t>
      </w:r>
      <w:r>
        <w:rPr>
          <w:rFonts w:ascii="Arial" w:hAnsi="Arial" w:cs="Arial"/>
        </w:rPr>
        <w:t>–</w:t>
      </w:r>
      <w:r w:rsidRPr="00041BEF">
        <w:rPr>
          <w:rFonts w:ascii="Arial" w:hAnsi="Arial" w:cs="Arial"/>
        </w:rPr>
        <w:t xml:space="preserve">190 </w:t>
      </w:r>
    </w:p>
    <w:p w:rsidR="00AD43C9" w:rsidRDefault="00AD43C9" w:rsidP="00AD43C9">
      <w:pPr>
        <w:spacing w:line="360" w:lineRule="auto"/>
        <w:ind w:left="720" w:hanging="720"/>
        <w:rPr>
          <w:szCs w:val="24"/>
        </w:rPr>
      </w:pPr>
    </w:p>
    <w:p w:rsidR="00AD43C9" w:rsidRPr="00C147DB" w:rsidRDefault="00AD43C9" w:rsidP="00AD43C9">
      <w:pPr>
        <w:spacing w:line="360" w:lineRule="auto"/>
        <w:ind w:left="720" w:hanging="720"/>
        <w:rPr>
          <w:rFonts w:cs="Arial"/>
          <w:szCs w:val="24"/>
        </w:rPr>
      </w:pPr>
      <w:proofErr w:type="spellStart"/>
      <w:r w:rsidRPr="00C147DB">
        <w:rPr>
          <w:szCs w:val="24"/>
        </w:rPr>
        <w:t>Trivers</w:t>
      </w:r>
      <w:proofErr w:type="spellEnd"/>
      <w:r w:rsidRPr="00C147DB">
        <w:rPr>
          <w:szCs w:val="24"/>
        </w:rPr>
        <w:t xml:space="preserve">, R. L. 1974. </w:t>
      </w:r>
      <w:proofErr w:type="gramStart"/>
      <w:r w:rsidRPr="00C147DB">
        <w:rPr>
          <w:szCs w:val="24"/>
        </w:rPr>
        <w:t>Parent-offspring conflict.</w:t>
      </w:r>
      <w:proofErr w:type="gramEnd"/>
      <w:r w:rsidRPr="00C147DB">
        <w:rPr>
          <w:szCs w:val="24"/>
        </w:rPr>
        <w:t xml:space="preserve"> </w:t>
      </w:r>
      <w:r w:rsidRPr="00C147DB">
        <w:rPr>
          <w:i/>
          <w:szCs w:val="24"/>
        </w:rPr>
        <w:t>American Zoologist</w:t>
      </w:r>
      <w:r>
        <w:rPr>
          <w:szCs w:val="24"/>
        </w:rPr>
        <w:t xml:space="preserve"> 14: 249–64</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bCs/>
          <w:szCs w:val="24"/>
        </w:rPr>
        <w:t>Trumbo, S.T. 1990</w:t>
      </w:r>
      <w:r>
        <w:rPr>
          <w:rFonts w:cs="Arial"/>
          <w:bCs/>
          <w:szCs w:val="24"/>
        </w:rPr>
        <w:t>a</w:t>
      </w:r>
      <w:r w:rsidRPr="00791161">
        <w:rPr>
          <w:rFonts w:cs="Arial"/>
          <w:bCs/>
          <w:szCs w:val="24"/>
        </w:rPr>
        <w:t xml:space="preserve">. </w:t>
      </w:r>
      <w:proofErr w:type="gramStart"/>
      <w:r w:rsidRPr="00791161">
        <w:rPr>
          <w:rFonts w:cs="Arial"/>
          <w:bCs/>
          <w:szCs w:val="24"/>
        </w:rPr>
        <w:t xml:space="preserve">Reproductive benefits of infanticide in a </w:t>
      </w:r>
      <w:proofErr w:type="spellStart"/>
      <w:r w:rsidRPr="00791161">
        <w:rPr>
          <w:rFonts w:cs="Arial"/>
          <w:bCs/>
          <w:szCs w:val="24"/>
        </w:rPr>
        <w:t>biparental</w:t>
      </w:r>
      <w:proofErr w:type="spellEnd"/>
      <w:r w:rsidRPr="00791161">
        <w:rPr>
          <w:rFonts w:cs="Arial"/>
          <w:bCs/>
          <w:szCs w:val="24"/>
        </w:rPr>
        <w:t xml:space="preserve"> burying beetle </w:t>
      </w:r>
      <w:proofErr w:type="spellStart"/>
      <w:r w:rsidRPr="00791161">
        <w:rPr>
          <w:rFonts w:cs="Arial"/>
          <w:bCs/>
          <w:i/>
          <w:iCs/>
          <w:szCs w:val="24"/>
        </w:rPr>
        <w:t>Nicrophorus</w:t>
      </w:r>
      <w:proofErr w:type="spellEnd"/>
      <w:r w:rsidRPr="00791161">
        <w:rPr>
          <w:rFonts w:cs="Arial"/>
          <w:bCs/>
          <w:i/>
          <w:iCs/>
          <w:szCs w:val="24"/>
        </w:rPr>
        <w:t xml:space="preserve"> </w:t>
      </w:r>
      <w:proofErr w:type="spellStart"/>
      <w:r w:rsidRPr="00791161">
        <w:rPr>
          <w:rFonts w:cs="Arial"/>
          <w:bCs/>
          <w:i/>
          <w:iCs/>
          <w:szCs w:val="24"/>
        </w:rPr>
        <w:t>orbicollis</w:t>
      </w:r>
      <w:proofErr w:type="spellEnd"/>
      <w:r w:rsidRPr="00791161">
        <w:rPr>
          <w:rFonts w:cs="Arial"/>
          <w:bCs/>
          <w:i/>
          <w:iCs/>
          <w:szCs w:val="24"/>
        </w:rPr>
        <w:t>.</w:t>
      </w:r>
      <w:proofErr w:type="gramEnd"/>
      <w:r w:rsidRPr="00791161">
        <w:rPr>
          <w:rFonts w:cs="Arial"/>
          <w:szCs w:val="24"/>
        </w:rPr>
        <w:t xml:space="preserve"> </w:t>
      </w:r>
      <w:r w:rsidRPr="00791161">
        <w:rPr>
          <w:rFonts w:cs="Arial"/>
          <w:i/>
          <w:szCs w:val="24"/>
        </w:rPr>
        <w:t xml:space="preserve">Behavioural Ecology and </w:t>
      </w:r>
      <w:proofErr w:type="spellStart"/>
      <w:r w:rsidRPr="00791161">
        <w:rPr>
          <w:rFonts w:cs="Arial"/>
          <w:i/>
          <w:szCs w:val="24"/>
        </w:rPr>
        <w:t>Sociobiology</w:t>
      </w:r>
      <w:proofErr w:type="spellEnd"/>
      <w:r w:rsidRPr="00791161">
        <w:rPr>
          <w:rFonts w:cs="Arial"/>
          <w:szCs w:val="24"/>
        </w:rPr>
        <w:t xml:space="preserve"> 27: 269</w:t>
      </w:r>
      <w:r>
        <w:rPr>
          <w:rFonts w:cs="Arial"/>
          <w:szCs w:val="24"/>
        </w:rPr>
        <w:t>–</w:t>
      </w:r>
      <w:r w:rsidRPr="00791161">
        <w:rPr>
          <w:rFonts w:cs="Arial"/>
          <w:szCs w:val="24"/>
        </w:rPr>
        <w:t>273</w:t>
      </w:r>
    </w:p>
    <w:p w:rsidR="00AD43C9" w:rsidRDefault="00AD43C9" w:rsidP="00AD43C9">
      <w:pPr>
        <w:autoSpaceDE w:val="0"/>
        <w:autoSpaceDN w:val="0"/>
        <w:adjustRightInd w:val="0"/>
        <w:spacing w:line="360" w:lineRule="auto"/>
        <w:ind w:left="720" w:hanging="720"/>
        <w:rPr>
          <w:rFonts w:cs="Arial"/>
          <w:bCs/>
          <w:szCs w:val="24"/>
        </w:rPr>
      </w:pPr>
    </w:p>
    <w:p w:rsidR="00AD43C9" w:rsidRDefault="00AD43C9" w:rsidP="00AD43C9">
      <w:pPr>
        <w:autoSpaceDE w:val="0"/>
        <w:autoSpaceDN w:val="0"/>
        <w:adjustRightInd w:val="0"/>
        <w:spacing w:line="360" w:lineRule="auto"/>
        <w:ind w:left="720" w:hanging="720"/>
        <w:rPr>
          <w:rFonts w:cs="Arial"/>
          <w:iCs/>
          <w:szCs w:val="24"/>
        </w:rPr>
      </w:pPr>
      <w:r w:rsidRPr="00791161">
        <w:rPr>
          <w:rFonts w:cs="Arial"/>
          <w:bCs/>
          <w:szCs w:val="24"/>
        </w:rPr>
        <w:lastRenderedPageBreak/>
        <w:t>Trumbo, S.T. 1990</w:t>
      </w:r>
      <w:r>
        <w:rPr>
          <w:rFonts w:cs="Arial"/>
          <w:bCs/>
          <w:szCs w:val="24"/>
        </w:rPr>
        <w:t>b</w:t>
      </w:r>
      <w:r w:rsidRPr="00791161">
        <w:rPr>
          <w:rFonts w:cs="Arial"/>
          <w:bCs/>
          <w:szCs w:val="24"/>
        </w:rPr>
        <w:t xml:space="preserve">. Regulation of Brood Size in a Burying Beetle, </w:t>
      </w:r>
      <w:proofErr w:type="spellStart"/>
      <w:r w:rsidRPr="00791161">
        <w:rPr>
          <w:rFonts w:cs="Arial"/>
          <w:bCs/>
          <w:i/>
          <w:iCs/>
          <w:szCs w:val="24"/>
        </w:rPr>
        <w:t>Nicrophorus</w:t>
      </w:r>
      <w:proofErr w:type="spellEnd"/>
      <w:r w:rsidRPr="00791161">
        <w:rPr>
          <w:rFonts w:cs="Arial"/>
          <w:bCs/>
          <w:i/>
          <w:iCs/>
          <w:szCs w:val="24"/>
        </w:rPr>
        <w:t xml:space="preserve"> </w:t>
      </w:r>
      <w:proofErr w:type="spellStart"/>
      <w:r w:rsidRPr="00791161">
        <w:rPr>
          <w:rFonts w:cs="Arial"/>
          <w:bCs/>
          <w:i/>
          <w:iCs/>
          <w:szCs w:val="24"/>
        </w:rPr>
        <w:t>tomentosus</w:t>
      </w:r>
      <w:proofErr w:type="spellEnd"/>
      <w:r w:rsidRPr="00791161">
        <w:rPr>
          <w:rFonts w:cs="Arial"/>
          <w:bCs/>
          <w:i/>
          <w:iCs/>
          <w:szCs w:val="24"/>
        </w:rPr>
        <w:t xml:space="preserve"> </w:t>
      </w:r>
      <w:r w:rsidRPr="00791161">
        <w:rPr>
          <w:rFonts w:cs="Arial"/>
          <w:bCs/>
          <w:szCs w:val="24"/>
        </w:rPr>
        <w:t>(</w:t>
      </w:r>
      <w:proofErr w:type="spellStart"/>
      <w:r w:rsidRPr="00791161">
        <w:rPr>
          <w:rFonts w:cs="Arial"/>
          <w:bCs/>
          <w:szCs w:val="24"/>
        </w:rPr>
        <w:t>Silphidae</w:t>
      </w:r>
      <w:proofErr w:type="spellEnd"/>
      <w:r w:rsidRPr="00791161">
        <w:rPr>
          <w:rFonts w:cs="Arial"/>
          <w:bCs/>
          <w:szCs w:val="24"/>
        </w:rPr>
        <w:t xml:space="preserve">) </w:t>
      </w:r>
      <w:r w:rsidRPr="00791161">
        <w:rPr>
          <w:rFonts w:cs="Arial"/>
          <w:i/>
          <w:iCs/>
          <w:szCs w:val="24"/>
        </w:rPr>
        <w:t xml:space="preserve">Journal of </w:t>
      </w:r>
      <w:proofErr w:type="spellStart"/>
      <w:r w:rsidRPr="00791161">
        <w:rPr>
          <w:rFonts w:cs="Arial"/>
          <w:i/>
          <w:iCs/>
          <w:szCs w:val="24"/>
        </w:rPr>
        <w:t>lnsect</w:t>
      </w:r>
      <w:proofErr w:type="spellEnd"/>
      <w:r w:rsidRPr="00791161">
        <w:rPr>
          <w:rFonts w:cs="Arial"/>
          <w:i/>
          <w:iCs/>
          <w:szCs w:val="24"/>
        </w:rPr>
        <w:t xml:space="preserve"> </w:t>
      </w:r>
      <w:proofErr w:type="spellStart"/>
      <w:r w:rsidRPr="00791161">
        <w:rPr>
          <w:rFonts w:cs="Arial"/>
          <w:i/>
          <w:iCs/>
          <w:szCs w:val="24"/>
        </w:rPr>
        <w:t>Behavior</w:t>
      </w:r>
      <w:proofErr w:type="spellEnd"/>
      <w:r w:rsidRPr="00791161">
        <w:rPr>
          <w:rFonts w:cs="Arial"/>
          <w:i/>
          <w:iCs/>
          <w:szCs w:val="24"/>
        </w:rPr>
        <w:t xml:space="preserve">, </w:t>
      </w:r>
      <w:r w:rsidRPr="00791161">
        <w:rPr>
          <w:rFonts w:cs="Arial"/>
          <w:iCs/>
          <w:szCs w:val="24"/>
        </w:rPr>
        <w:t>3(4): 491</w:t>
      </w:r>
      <w:r>
        <w:rPr>
          <w:rFonts w:cs="Arial"/>
          <w:iCs/>
          <w:szCs w:val="24"/>
        </w:rPr>
        <w:t>–</w:t>
      </w:r>
      <w:r w:rsidRPr="00791161">
        <w:rPr>
          <w:rFonts w:cs="Arial"/>
          <w:iCs/>
          <w:szCs w:val="24"/>
        </w:rPr>
        <w:t>500</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gramStart"/>
      <w:r>
        <w:rPr>
          <w:rFonts w:cs="Arial"/>
          <w:szCs w:val="24"/>
        </w:rPr>
        <w:t>van</w:t>
      </w:r>
      <w:proofErr w:type="gramEnd"/>
      <w:r>
        <w:rPr>
          <w:rFonts w:cs="Arial"/>
          <w:szCs w:val="24"/>
        </w:rPr>
        <w:t xml:space="preserve"> </w:t>
      </w:r>
      <w:proofErr w:type="spellStart"/>
      <w:r>
        <w:rPr>
          <w:rFonts w:cs="Arial"/>
          <w:szCs w:val="24"/>
        </w:rPr>
        <w:t>Noordvijk</w:t>
      </w:r>
      <w:proofErr w:type="spellEnd"/>
      <w:r>
        <w:rPr>
          <w:rFonts w:cs="Arial"/>
          <w:szCs w:val="24"/>
        </w:rPr>
        <w:t xml:space="preserve">, A.J. and de </w:t>
      </w:r>
      <w:proofErr w:type="spellStart"/>
      <w:r>
        <w:rPr>
          <w:rFonts w:cs="Arial"/>
          <w:szCs w:val="24"/>
        </w:rPr>
        <w:t>Jong</w:t>
      </w:r>
      <w:proofErr w:type="spellEnd"/>
      <w:r>
        <w:rPr>
          <w:rFonts w:cs="Arial"/>
          <w:szCs w:val="24"/>
        </w:rPr>
        <w:t xml:space="preserve">, G. </w:t>
      </w:r>
      <w:r w:rsidRPr="00845E5F">
        <w:rPr>
          <w:rFonts w:cs="Arial"/>
          <w:szCs w:val="24"/>
        </w:rPr>
        <w:t>1986 Acquisition and allocation of resources: their</w:t>
      </w:r>
      <w:r>
        <w:rPr>
          <w:rFonts w:cs="Arial"/>
          <w:szCs w:val="24"/>
        </w:rPr>
        <w:t xml:space="preserve"> i</w:t>
      </w:r>
      <w:r w:rsidRPr="00845E5F">
        <w:rPr>
          <w:rFonts w:cs="Arial"/>
          <w:szCs w:val="24"/>
        </w:rPr>
        <w:t xml:space="preserve">nfluence on variation in life history tactics. </w:t>
      </w:r>
      <w:r w:rsidRPr="00845E5F">
        <w:rPr>
          <w:rFonts w:cs="Arial"/>
          <w:i/>
          <w:iCs/>
          <w:szCs w:val="24"/>
        </w:rPr>
        <w:t xml:space="preserve">American Naturalist </w:t>
      </w:r>
      <w:r>
        <w:rPr>
          <w:rFonts w:cs="Arial"/>
          <w:bCs/>
          <w:szCs w:val="24"/>
        </w:rPr>
        <w:t>128:</w:t>
      </w:r>
      <w:r w:rsidRPr="00845E5F">
        <w:rPr>
          <w:rFonts w:cs="Arial"/>
          <w:bCs/>
          <w:szCs w:val="24"/>
        </w:rPr>
        <w:t xml:space="preserve"> </w:t>
      </w:r>
      <w:r w:rsidRPr="00845E5F">
        <w:rPr>
          <w:rFonts w:cs="Arial"/>
          <w:szCs w:val="24"/>
        </w:rPr>
        <w:t>137</w:t>
      </w:r>
      <w:r>
        <w:rPr>
          <w:rFonts w:cs="Arial"/>
          <w:szCs w:val="24"/>
        </w:rPr>
        <w:t>–142</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rPr>
          <w:szCs w:val="24"/>
        </w:rPr>
      </w:pPr>
      <w:proofErr w:type="spellStart"/>
      <w:r>
        <w:rPr>
          <w:rFonts w:ascii="Code" w:hAnsi="Code" w:cs="Code"/>
          <w:color w:val="000000"/>
          <w:szCs w:val="24"/>
        </w:rPr>
        <w:t>Vaupel</w:t>
      </w:r>
      <w:proofErr w:type="spellEnd"/>
      <w:r>
        <w:rPr>
          <w:rFonts w:ascii="Code" w:hAnsi="Code" w:cs="Code"/>
          <w:color w:val="000000"/>
          <w:szCs w:val="24"/>
        </w:rPr>
        <w:t xml:space="preserve">, J.W. and </w:t>
      </w:r>
      <w:proofErr w:type="spellStart"/>
      <w:r>
        <w:rPr>
          <w:rFonts w:ascii="Code" w:hAnsi="Code" w:cs="Code"/>
          <w:color w:val="000000"/>
          <w:szCs w:val="24"/>
        </w:rPr>
        <w:t>Yahsin</w:t>
      </w:r>
      <w:proofErr w:type="spellEnd"/>
      <w:r>
        <w:rPr>
          <w:rFonts w:ascii="Code" w:hAnsi="Code" w:cs="Code"/>
          <w:color w:val="000000"/>
          <w:szCs w:val="24"/>
        </w:rPr>
        <w:t xml:space="preserve">, A.I. 1985. </w:t>
      </w:r>
      <w:r>
        <w:rPr>
          <w:szCs w:val="24"/>
        </w:rPr>
        <w:t>Heterogeneity's ruses: some surprising effects of selection on population d</w:t>
      </w:r>
      <w:r w:rsidRPr="00F169C2">
        <w:rPr>
          <w:szCs w:val="24"/>
        </w:rPr>
        <w:t>ynamics</w:t>
      </w:r>
      <w:r>
        <w:rPr>
          <w:szCs w:val="24"/>
        </w:rPr>
        <w:t xml:space="preserve">. </w:t>
      </w:r>
      <w:r w:rsidRPr="00F169C2">
        <w:rPr>
          <w:i/>
          <w:szCs w:val="24"/>
        </w:rPr>
        <w:t>The American Statistician</w:t>
      </w:r>
      <w:r w:rsidRPr="00F169C2">
        <w:rPr>
          <w:szCs w:val="24"/>
        </w:rPr>
        <w:t xml:space="preserve"> 39</w:t>
      </w:r>
      <w:r>
        <w:rPr>
          <w:szCs w:val="24"/>
        </w:rPr>
        <w:t>(</w:t>
      </w:r>
      <w:r w:rsidRPr="00F169C2">
        <w:rPr>
          <w:szCs w:val="24"/>
        </w:rPr>
        <w:t>3</w:t>
      </w:r>
      <w:r>
        <w:rPr>
          <w:szCs w:val="24"/>
        </w:rPr>
        <w:t>): 1</w:t>
      </w:r>
      <w:r w:rsidRPr="00F169C2">
        <w:rPr>
          <w:szCs w:val="24"/>
        </w:rPr>
        <w:t>76</w:t>
      </w:r>
      <w:r>
        <w:rPr>
          <w:szCs w:val="24"/>
        </w:rPr>
        <w:t>–</w:t>
      </w:r>
      <w:r w:rsidRPr="00F169C2">
        <w:rPr>
          <w:szCs w:val="24"/>
        </w:rPr>
        <w:t>185</w:t>
      </w:r>
    </w:p>
    <w:p w:rsidR="00AD43C9" w:rsidRDefault="00AD43C9" w:rsidP="00AD43C9">
      <w:pPr>
        <w:spacing w:line="360" w:lineRule="auto"/>
        <w:ind w:left="720" w:hanging="720"/>
        <w:rPr>
          <w:szCs w:val="24"/>
        </w:rPr>
      </w:pPr>
    </w:p>
    <w:p w:rsidR="00AD43C9" w:rsidRDefault="00AD43C9" w:rsidP="00AD43C9">
      <w:pPr>
        <w:spacing w:line="360" w:lineRule="auto"/>
        <w:ind w:left="720" w:hanging="720"/>
        <w:rPr>
          <w:rFonts w:cs="Arial"/>
          <w:szCs w:val="24"/>
        </w:rPr>
      </w:pPr>
      <w:proofErr w:type="spellStart"/>
      <w:proofErr w:type="gramStart"/>
      <w:r>
        <w:rPr>
          <w:rFonts w:cs="Arial"/>
          <w:szCs w:val="24"/>
        </w:rPr>
        <w:t>Vaupel</w:t>
      </w:r>
      <w:proofErr w:type="spellEnd"/>
      <w:r>
        <w:rPr>
          <w:rFonts w:cs="Arial"/>
          <w:szCs w:val="24"/>
        </w:rPr>
        <w:t xml:space="preserve">, J.W., Manton, K.G. and </w:t>
      </w:r>
      <w:proofErr w:type="spellStart"/>
      <w:r>
        <w:rPr>
          <w:rFonts w:cs="Arial"/>
          <w:szCs w:val="24"/>
        </w:rPr>
        <w:t>Stallard</w:t>
      </w:r>
      <w:proofErr w:type="spellEnd"/>
      <w:r>
        <w:rPr>
          <w:rFonts w:cs="Arial"/>
          <w:szCs w:val="24"/>
        </w:rPr>
        <w:t>, E. 1979.</w:t>
      </w:r>
      <w:proofErr w:type="gramEnd"/>
      <w:r>
        <w:rPr>
          <w:rFonts w:cs="Arial"/>
          <w:szCs w:val="24"/>
        </w:rPr>
        <w:t xml:space="preserve"> </w:t>
      </w:r>
      <w:proofErr w:type="gramStart"/>
      <w:r>
        <w:rPr>
          <w:rFonts w:cs="Arial"/>
          <w:szCs w:val="24"/>
        </w:rPr>
        <w:t>The impact of heterogeneity in individual frailty on the dynamics of mortality.</w:t>
      </w:r>
      <w:proofErr w:type="gramEnd"/>
      <w:r>
        <w:rPr>
          <w:rFonts w:cs="Arial"/>
          <w:szCs w:val="24"/>
        </w:rPr>
        <w:t xml:space="preserve"> </w:t>
      </w:r>
      <w:r>
        <w:rPr>
          <w:rFonts w:cs="Arial"/>
          <w:i/>
          <w:szCs w:val="24"/>
        </w:rPr>
        <w:t>Demography</w:t>
      </w:r>
      <w:r>
        <w:rPr>
          <w:rFonts w:cs="Arial"/>
          <w:szCs w:val="24"/>
        </w:rPr>
        <w:t xml:space="preserve"> 16(3): 439–454</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szCs w:val="24"/>
        </w:rPr>
      </w:pPr>
      <w:proofErr w:type="gramStart"/>
      <w:r>
        <w:rPr>
          <w:szCs w:val="24"/>
        </w:rPr>
        <w:t xml:space="preserve">West, S. A., </w:t>
      </w:r>
      <w:r w:rsidRPr="00416405">
        <w:rPr>
          <w:szCs w:val="24"/>
        </w:rPr>
        <w:t>Griffin,</w:t>
      </w:r>
      <w:r>
        <w:rPr>
          <w:szCs w:val="24"/>
        </w:rPr>
        <w:t xml:space="preserve"> A.S. and </w:t>
      </w:r>
      <w:r w:rsidRPr="00416405">
        <w:rPr>
          <w:szCs w:val="24"/>
        </w:rPr>
        <w:t>Gardner.</w:t>
      </w:r>
      <w:proofErr w:type="gramEnd"/>
      <w:r>
        <w:rPr>
          <w:szCs w:val="24"/>
        </w:rPr>
        <w:t xml:space="preserve"> A.</w:t>
      </w:r>
      <w:r w:rsidRPr="00416405">
        <w:rPr>
          <w:szCs w:val="24"/>
        </w:rPr>
        <w:t xml:space="preserve"> 20</w:t>
      </w:r>
      <w:r>
        <w:rPr>
          <w:szCs w:val="24"/>
        </w:rPr>
        <w:t xml:space="preserve">07. Social semantics: altruism, </w:t>
      </w:r>
      <w:r w:rsidRPr="00416405">
        <w:rPr>
          <w:szCs w:val="24"/>
        </w:rPr>
        <w:t xml:space="preserve">cooperation, mutualism, strong reciprocity and group selection. </w:t>
      </w:r>
      <w:r w:rsidRPr="00416405">
        <w:rPr>
          <w:i/>
          <w:szCs w:val="24"/>
        </w:rPr>
        <w:t>Journal of Evolutionary Biology</w:t>
      </w:r>
      <w:r>
        <w:rPr>
          <w:szCs w:val="24"/>
        </w:rPr>
        <w:t xml:space="preserve"> 20: 415–32</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Williams, G.C. 1957. </w:t>
      </w:r>
      <w:proofErr w:type="spellStart"/>
      <w:proofErr w:type="gramStart"/>
      <w:r w:rsidRPr="00791161">
        <w:rPr>
          <w:rFonts w:cs="Arial"/>
          <w:szCs w:val="24"/>
        </w:rPr>
        <w:t>Pleiotr</w:t>
      </w:r>
      <w:r>
        <w:rPr>
          <w:rFonts w:cs="Arial"/>
          <w:szCs w:val="24"/>
        </w:rPr>
        <w:t>op</w:t>
      </w:r>
      <w:r w:rsidRPr="00791161">
        <w:rPr>
          <w:rFonts w:cs="Arial"/>
          <w:szCs w:val="24"/>
        </w:rPr>
        <w:t>y</w:t>
      </w:r>
      <w:proofErr w:type="spellEnd"/>
      <w:r w:rsidRPr="00791161">
        <w:rPr>
          <w:rFonts w:cs="Arial"/>
          <w:szCs w:val="24"/>
        </w:rPr>
        <w:t>, Natural Selection and the Evolution of Senescence.</w:t>
      </w:r>
      <w:proofErr w:type="gramEnd"/>
      <w:r w:rsidRPr="00791161">
        <w:rPr>
          <w:rFonts w:cs="Arial"/>
          <w:szCs w:val="24"/>
        </w:rPr>
        <w:t xml:space="preserve"> </w:t>
      </w:r>
      <w:r w:rsidRPr="00791161">
        <w:rPr>
          <w:rFonts w:cs="Arial"/>
          <w:i/>
          <w:szCs w:val="24"/>
        </w:rPr>
        <w:t>Evolution</w:t>
      </w:r>
      <w:r w:rsidRPr="00791161">
        <w:rPr>
          <w:rFonts w:cs="Arial"/>
          <w:szCs w:val="24"/>
        </w:rPr>
        <w:t xml:space="preserve"> 11: 398</w:t>
      </w:r>
      <w:r>
        <w:rPr>
          <w:rFonts w:cs="Arial"/>
          <w:szCs w:val="24"/>
        </w:rPr>
        <w:t>–</w:t>
      </w:r>
      <w:r w:rsidRPr="00791161">
        <w:rPr>
          <w:rFonts w:cs="Arial"/>
          <w:szCs w:val="24"/>
        </w:rPr>
        <w:t>411</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ascii="Times New Roman" w:hAnsi="Times New Roman"/>
          <w:sz w:val="13"/>
          <w:szCs w:val="13"/>
        </w:rPr>
      </w:pPr>
      <w:r w:rsidRPr="00791161">
        <w:rPr>
          <w:rFonts w:cs="Arial"/>
          <w:szCs w:val="24"/>
        </w:rPr>
        <w:t>Williams</w:t>
      </w:r>
      <w:r>
        <w:rPr>
          <w:rFonts w:cs="Arial"/>
          <w:szCs w:val="24"/>
        </w:rPr>
        <w:t>, P.D.</w:t>
      </w:r>
      <w:r w:rsidRPr="00791161">
        <w:rPr>
          <w:rFonts w:cs="Arial"/>
          <w:szCs w:val="24"/>
        </w:rPr>
        <w:t xml:space="preserve"> and Day</w:t>
      </w:r>
      <w:r>
        <w:rPr>
          <w:rFonts w:cs="Arial"/>
          <w:szCs w:val="24"/>
        </w:rPr>
        <w:t>, T</w:t>
      </w:r>
      <w:r w:rsidRPr="00791161">
        <w:rPr>
          <w:rFonts w:cs="Arial"/>
          <w:szCs w:val="24"/>
        </w:rPr>
        <w:t>.</w:t>
      </w:r>
      <w:r>
        <w:rPr>
          <w:rFonts w:cs="Arial"/>
          <w:szCs w:val="24"/>
        </w:rPr>
        <w:t xml:space="preserve"> 2003.</w:t>
      </w:r>
      <w:r w:rsidRPr="00791161">
        <w:rPr>
          <w:rFonts w:cs="Arial"/>
          <w:szCs w:val="24"/>
        </w:rPr>
        <w:t xml:space="preserve"> </w:t>
      </w:r>
      <w:proofErr w:type="gramStart"/>
      <w:r>
        <w:rPr>
          <w:rFonts w:cs="Arial"/>
          <w:szCs w:val="24"/>
        </w:rPr>
        <w:t>Antagonistic pleiotrophy, mortality source interactions, and the evolution of senescence</w:t>
      </w:r>
      <w:r>
        <w:rPr>
          <w:rFonts w:ascii="Times New Roman" w:hAnsi="Times New Roman"/>
          <w:sz w:val="25"/>
          <w:szCs w:val="25"/>
        </w:rPr>
        <w:t>.</w:t>
      </w:r>
      <w:proofErr w:type="gramEnd"/>
      <w:r w:rsidRPr="00120757">
        <w:rPr>
          <w:rFonts w:cs="Arial"/>
          <w:szCs w:val="24"/>
        </w:rPr>
        <w:t xml:space="preserve"> </w:t>
      </w:r>
      <w:r w:rsidRPr="00120757">
        <w:rPr>
          <w:rFonts w:cs="Arial"/>
          <w:i/>
          <w:iCs/>
          <w:szCs w:val="24"/>
        </w:rPr>
        <w:t>Evolution</w:t>
      </w:r>
      <w:r>
        <w:rPr>
          <w:rFonts w:cs="Arial"/>
          <w:i/>
          <w:iCs/>
          <w:szCs w:val="24"/>
        </w:rPr>
        <w:t xml:space="preserve"> </w:t>
      </w:r>
      <w:r>
        <w:rPr>
          <w:rFonts w:cs="Arial"/>
          <w:szCs w:val="24"/>
        </w:rPr>
        <w:t>57(7):</w:t>
      </w:r>
      <w:r w:rsidRPr="00120757">
        <w:rPr>
          <w:rFonts w:cs="Arial"/>
          <w:szCs w:val="24"/>
        </w:rPr>
        <w:t xml:space="preserve"> 1478–1488</w:t>
      </w:r>
    </w:p>
    <w:p w:rsidR="00AD43C9" w:rsidRDefault="00AD43C9" w:rsidP="00AD43C9">
      <w:pPr>
        <w:autoSpaceDE w:val="0"/>
        <w:autoSpaceDN w:val="0"/>
        <w:adjustRightInd w:val="0"/>
        <w:spacing w:line="360" w:lineRule="auto"/>
        <w:ind w:left="720" w:hanging="720"/>
        <w:rPr>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Wilson, D.S. and Fudge, J. 1984.</w:t>
      </w:r>
      <w:r w:rsidRPr="005204DB">
        <w:rPr>
          <w:rFonts w:cs="Arial"/>
          <w:szCs w:val="24"/>
        </w:rPr>
        <w:t xml:space="preserve"> Burying beetles: </w:t>
      </w:r>
      <w:proofErr w:type="spellStart"/>
      <w:r w:rsidRPr="005204DB">
        <w:rPr>
          <w:rFonts w:cs="Arial"/>
          <w:szCs w:val="24"/>
        </w:rPr>
        <w:t>intraspecific</w:t>
      </w:r>
      <w:proofErr w:type="spellEnd"/>
      <w:r w:rsidRPr="005204DB">
        <w:rPr>
          <w:rFonts w:cs="Arial"/>
          <w:szCs w:val="24"/>
        </w:rPr>
        <w:t xml:space="preserve"> interactions and reproductive success in the field. </w:t>
      </w:r>
      <w:r w:rsidRPr="00393D7C">
        <w:rPr>
          <w:rFonts w:cs="Arial"/>
          <w:i/>
          <w:szCs w:val="24"/>
        </w:rPr>
        <w:t>Ecological Entomology</w:t>
      </w:r>
      <w:r w:rsidRPr="005204DB">
        <w:rPr>
          <w:rFonts w:cs="Arial"/>
          <w:szCs w:val="24"/>
        </w:rPr>
        <w:t xml:space="preserve"> 9: 195</w:t>
      </w:r>
      <w:r>
        <w:rPr>
          <w:rFonts w:cs="Arial"/>
          <w:szCs w:val="24"/>
        </w:rPr>
        <w:t>–</w:t>
      </w:r>
      <w:r w:rsidRPr="005204DB">
        <w:rPr>
          <w:rFonts w:cs="Arial"/>
          <w:szCs w:val="24"/>
        </w:rPr>
        <w:t>203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proofErr w:type="gramStart"/>
      <w:r w:rsidRPr="00030846">
        <w:rPr>
          <w:rFonts w:cs="Arial"/>
          <w:szCs w:val="24"/>
        </w:rPr>
        <w:t>Zens</w:t>
      </w:r>
      <w:proofErr w:type="spellEnd"/>
      <w:r w:rsidRPr="00030846">
        <w:rPr>
          <w:rFonts w:cs="Arial"/>
          <w:szCs w:val="24"/>
        </w:rPr>
        <w:t xml:space="preserve">, M.S. and </w:t>
      </w:r>
      <w:proofErr w:type="spellStart"/>
      <w:r w:rsidRPr="00030846">
        <w:rPr>
          <w:rFonts w:cs="Arial"/>
          <w:szCs w:val="24"/>
        </w:rPr>
        <w:t>Peart</w:t>
      </w:r>
      <w:proofErr w:type="spellEnd"/>
      <w:r w:rsidRPr="00030846">
        <w:rPr>
          <w:rFonts w:cs="Arial"/>
          <w:szCs w:val="24"/>
        </w:rPr>
        <w:t>, D.R. 2003.</w:t>
      </w:r>
      <w:proofErr w:type="gramEnd"/>
      <w:r w:rsidRPr="00030846">
        <w:rPr>
          <w:rFonts w:cs="Arial"/>
          <w:szCs w:val="24"/>
        </w:rPr>
        <w:t xml:space="preserve"> Dealing with death data: individual hazards, mortality and bias. </w:t>
      </w:r>
      <w:r w:rsidRPr="00030846">
        <w:rPr>
          <w:rFonts w:cs="Arial"/>
          <w:i/>
          <w:szCs w:val="24"/>
        </w:rPr>
        <w:t>TRENDS in Ecology and Evolution</w:t>
      </w:r>
      <w:r w:rsidRPr="00030846">
        <w:rPr>
          <w:rFonts w:cs="Arial"/>
          <w:szCs w:val="24"/>
        </w:rPr>
        <w:t xml:space="preserve"> 18</w:t>
      </w:r>
      <w:r>
        <w:rPr>
          <w:rFonts w:cs="Arial"/>
          <w:szCs w:val="24"/>
        </w:rPr>
        <w:t>(</w:t>
      </w:r>
      <w:r w:rsidRPr="00030846">
        <w:rPr>
          <w:rFonts w:cs="Arial"/>
          <w:szCs w:val="24"/>
        </w:rPr>
        <w:t>7</w:t>
      </w:r>
      <w:r>
        <w:rPr>
          <w:rFonts w:cs="Arial"/>
          <w:szCs w:val="24"/>
        </w:rPr>
        <w:t>): 366–373</w:t>
      </w:r>
    </w:p>
    <w:p w:rsidR="00AD43C9" w:rsidRDefault="00AD43C9" w:rsidP="00AD43C9">
      <w:pPr>
        <w:autoSpaceDE w:val="0"/>
        <w:autoSpaceDN w:val="0"/>
        <w:adjustRightInd w:val="0"/>
        <w:spacing w:line="360" w:lineRule="auto"/>
        <w:ind w:left="720" w:hanging="720"/>
        <w:rPr>
          <w:rFonts w:cs="Arial"/>
          <w:szCs w:val="24"/>
        </w:rPr>
      </w:pPr>
    </w:p>
    <w:p w:rsidR="00AD43C9" w:rsidRPr="00DF3862" w:rsidRDefault="00AD43C9" w:rsidP="00AD43C9">
      <w:pPr>
        <w:autoSpaceDE w:val="0"/>
        <w:autoSpaceDN w:val="0"/>
        <w:adjustRightInd w:val="0"/>
        <w:spacing w:line="360" w:lineRule="auto"/>
        <w:ind w:left="720" w:hanging="720"/>
      </w:pPr>
      <w:proofErr w:type="spellStart"/>
      <w:r w:rsidRPr="00791161">
        <w:rPr>
          <w:rFonts w:cs="Arial"/>
          <w:szCs w:val="24"/>
        </w:rPr>
        <w:t>Zwaan</w:t>
      </w:r>
      <w:proofErr w:type="spellEnd"/>
      <w:r w:rsidRPr="00791161">
        <w:rPr>
          <w:rFonts w:cs="Arial"/>
          <w:szCs w:val="24"/>
        </w:rPr>
        <w:t xml:space="preserve">, B.J., </w:t>
      </w:r>
      <w:proofErr w:type="spellStart"/>
      <w:r w:rsidRPr="00791161">
        <w:rPr>
          <w:rFonts w:cs="Arial"/>
          <w:szCs w:val="24"/>
        </w:rPr>
        <w:t>Bijlsma</w:t>
      </w:r>
      <w:proofErr w:type="spellEnd"/>
      <w:r w:rsidRPr="00791161">
        <w:rPr>
          <w:rFonts w:cs="Arial"/>
          <w:szCs w:val="24"/>
        </w:rPr>
        <w:t xml:space="preserve">, R. and Hoekstra, R.F. 1991. </w:t>
      </w:r>
      <w:proofErr w:type="gramStart"/>
      <w:r w:rsidRPr="00791161">
        <w:rPr>
          <w:rFonts w:cs="Arial"/>
          <w:szCs w:val="24"/>
        </w:rPr>
        <w:t>On the developmental theory of ageing.</w:t>
      </w:r>
      <w:proofErr w:type="gramEnd"/>
      <w:r w:rsidRPr="00791161">
        <w:rPr>
          <w:rFonts w:cs="Arial"/>
          <w:szCs w:val="24"/>
        </w:rPr>
        <w:t xml:space="preserve"> I. Starvation resistance and longevity in </w:t>
      </w:r>
      <w:r w:rsidRPr="00791161">
        <w:rPr>
          <w:rFonts w:cs="Arial"/>
          <w:i/>
          <w:szCs w:val="24"/>
        </w:rPr>
        <w:t xml:space="preserve">Drosophila </w:t>
      </w:r>
      <w:proofErr w:type="spellStart"/>
      <w:r w:rsidRPr="00791161">
        <w:rPr>
          <w:rFonts w:cs="Arial"/>
          <w:i/>
          <w:szCs w:val="24"/>
        </w:rPr>
        <w:t>melanogaster</w:t>
      </w:r>
      <w:proofErr w:type="spellEnd"/>
      <w:r w:rsidRPr="00791161">
        <w:rPr>
          <w:rFonts w:cs="Arial"/>
          <w:szCs w:val="24"/>
        </w:rPr>
        <w:t xml:space="preserve"> in relation to pre-adult breeding conditions. </w:t>
      </w:r>
      <w:r w:rsidRPr="00791161">
        <w:rPr>
          <w:rFonts w:cs="Arial"/>
          <w:i/>
          <w:szCs w:val="24"/>
        </w:rPr>
        <w:t>Heredity</w:t>
      </w:r>
      <w:r w:rsidRPr="00791161">
        <w:rPr>
          <w:rFonts w:cs="Arial"/>
          <w:szCs w:val="24"/>
        </w:rPr>
        <w:t xml:space="preserve"> 66: 29</w:t>
      </w:r>
      <w:r>
        <w:rPr>
          <w:rFonts w:cs="Arial"/>
          <w:szCs w:val="24"/>
        </w:rPr>
        <w:t>–</w:t>
      </w:r>
      <w:r w:rsidRPr="00791161">
        <w:rPr>
          <w:rFonts w:cs="Arial"/>
          <w:szCs w:val="24"/>
        </w:rPr>
        <w:t>39</w:t>
      </w:r>
    </w:p>
    <w:p w:rsidR="00AD43C9" w:rsidRDefault="00AD43C9">
      <w:pPr>
        <w:pStyle w:val="ListParagraph"/>
        <w:spacing w:line="360" w:lineRule="auto"/>
        <w:ind w:left="0"/>
      </w:pPr>
    </w:p>
    <w:p w:rsidR="00393D7C" w:rsidRDefault="00393D7C">
      <w:pPr>
        <w:pStyle w:val="ListParagraph"/>
        <w:spacing w:line="360" w:lineRule="auto"/>
        <w:ind w:left="0"/>
      </w:pPr>
    </w:p>
    <w:p w:rsidR="0053090D" w:rsidRDefault="0053090D">
      <w:pPr>
        <w:pStyle w:val="ListParagraph"/>
        <w:spacing w:line="360" w:lineRule="auto"/>
        <w:ind w:left="0"/>
        <w:rPr>
          <w:b/>
          <w:sz w:val="28"/>
          <w:szCs w:val="28"/>
        </w:rPr>
      </w:pPr>
      <w:r w:rsidRPr="0053090D">
        <w:rPr>
          <w:b/>
          <w:sz w:val="28"/>
          <w:szCs w:val="28"/>
        </w:rPr>
        <w:lastRenderedPageBreak/>
        <w:t>Appendix</w:t>
      </w:r>
    </w:p>
    <w:p w:rsidR="0053090D" w:rsidRPr="0053090D" w:rsidRDefault="0053090D">
      <w:pPr>
        <w:pStyle w:val="ListParagraph"/>
        <w:spacing w:line="360" w:lineRule="auto"/>
        <w:ind w:left="0"/>
        <w:rPr>
          <w:u w:val="single"/>
        </w:rPr>
      </w:pPr>
    </w:p>
    <w:p w:rsidR="0053090D" w:rsidRDefault="00212723">
      <w:pPr>
        <w:pStyle w:val="ListParagraph"/>
        <w:spacing w:line="360" w:lineRule="auto"/>
        <w:ind w:left="0"/>
      </w:pPr>
      <w:r>
        <w:t>Full block comparisons from the initial Cox PH model, table 3, page 21.</w:t>
      </w:r>
    </w:p>
    <w:p w:rsidR="0053090D" w:rsidRDefault="0053090D">
      <w:pPr>
        <w:pStyle w:val="ListParagraph"/>
        <w:spacing w:line="360" w:lineRule="auto"/>
        <w:ind w:left="0"/>
      </w:pPr>
    </w:p>
    <w:p w:rsidR="00212723" w:rsidRPr="00212723" w:rsidRDefault="00212723" w:rsidP="00212723">
      <w:pPr>
        <w:pStyle w:val="Caption"/>
        <w:keepNext/>
        <w:rPr>
          <w:color w:val="auto"/>
        </w:rPr>
      </w:pPr>
      <w:r>
        <w:t xml:space="preserve">Table A1 </w:t>
      </w:r>
      <w:r w:rsidRPr="00212723">
        <w:rPr>
          <w:color w:val="auto"/>
        </w:rPr>
        <w:t>– presentation of block comparisons from the initial Cox PH model</w:t>
      </w:r>
      <w:r>
        <w:rPr>
          <w:color w:val="auto"/>
        </w:rPr>
        <w:t xml:space="preserve"> that tested for differences in mortality between blocks</w:t>
      </w:r>
      <w:r w:rsidRPr="00212723">
        <w:rPr>
          <w:color w:val="auto"/>
        </w:rPr>
        <w:t>. Comparisons are made to a reference l</w:t>
      </w:r>
      <w:r>
        <w:rPr>
          <w:color w:val="auto"/>
        </w:rPr>
        <w:t xml:space="preserve">evel which is sated first in the comparison. </w:t>
      </w:r>
      <w:r w:rsidR="00313247">
        <w:rPr>
          <w:color w:val="auto"/>
        </w:rPr>
        <w:t xml:space="preserve">For the reversed comparison the values are inversed. P-values </w:t>
      </w:r>
      <w:r w:rsidR="00393D7C">
        <w:rPr>
          <w:color w:val="auto"/>
        </w:rPr>
        <w:t xml:space="preserve">with a * </w:t>
      </w:r>
      <w:r w:rsidR="00313247">
        <w:rPr>
          <w:color w:val="auto"/>
        </w:rPr>
        <w:t>are &lt;0.05 and thereby significant.</w:t>
      </w:r>
    </w:p>
    <w:tbl>
      <w:tblPr>
        <w:tblStyle w:val="TableGrid"/>
        <w:tblW w:w="0" w:type="auto"/>
        <w:tblLook w:val="04A0"/>
      </w:tblPr>
      <w:tblGrid>
        <w:gridCol w:w="2337"/>
        <w:gridCol w:w="1683"/>
        <w:gridCol w:w="3124"/>
        <w:gridCol w:w="1184"/>
      </w:tblGrid>
      <w:tr w:rsidR="0053090D" w:rsidTr="00927110">
        <w:tc>
          <w:tcPr>
            <w:tcW w:w="0" w:type="auto"/>
          </w:tcPr>
          <w:p w:rsidR="0053090D" w:rsidRPr="00B47804" w:rsidRDefault="0053090D" w:rsidP="00927110">
            <w:pPr>
              <w:jc w:val="center"/>
              <w:rPr>
                <w:b/>
              </w:rPr>
            </w:pPr>
            <w:r w:rsidRPr="00B47804">
              <w:rPr>
                <w:b/>
              </w:rPr>
              <w:t>Block Comparison</w:t>
            </w:r>
          </w:p>
        </w:tc>
        <w:tc>
          <w:tcPr>
            <w:tcW w:w="0" w:type="auto"/>
          </w:tcPr>
          <w:p w:rsidR="0053090D" w:rsidRPr="00B47804" w:rsidRDefault="0053090D" w:rsidP="00927110">
            <w:pPr>
              <w:jc w:val="center"/>
              <w:rPr>
                <w:b/>
              </w:rPr>
            </w:pPr>
            <w:r w:rsidRPr="00B47804">
              <w:rPr>
                <w:b/>
              </w:rPr>
              <w:t>Hazard Ratio</w:t>
            </w:r>
          </w:p>
        </w:tc>
        <w:tc>
          <w:tcPr>
            <w:tcW w:w="0" w:type="auto"/>
          </w:tcPr>
          <w:p w:rsidR="0053090D" w:rsidRPr="00B47804" w:rsidRDefault="0053090D" w:rsidP="00927110">
            <w:pPr>
              <w:jc w:val="center"/>
              <w:rPr>
                <w:b/>
              </w:rPr>
            </w:pPr>
            <w:r w:rsidRPr="00B47804">
              <w:rPr>
                <w:b/>
              </w:rPr>
              <w:t>95% Confidence Intervals</w:t>
            </w:r>
          </w:p>
        </w:tc>
        <w:tc>
          <w:tcPr>
            <w:tcW w:w="0" w:type="auto"/>
          </w:tcPr>
          <w:p w:rsidR="0053090D" w:rsidRPr="00B47804" w:rsidRDefault="0053090D" w:rsidP="00927110">
            <w:pPr>
              <w:jc w:val="center"/>
              <w:rPr>
                <w:b/>
              </w:rPr>
            </w:pPr>
            <w:r w:rsidRPr="00B47804">
              <w:rPr>
                <w:b/>
              </w:rPr>
              <w:t>p-value</w:t>
            </w:r>
          </w:p>
        </w:tc>
      </w:tr>
      <w:tr w:rsidR="0053090D" w:rsidTr="00927110">
        <w:tc>
          <w:tcPr>
            <w:tcW w:w="0" w:type="auto"/>
          </w:tcPr>
          <w:p w:rsidR="0053090D" w:rsidRDefault="0053090D" w:rsidP="00927110">
            <w:pPr>
              <w:jc w:val="center"/>
            </w:pPr>
            <w:r>
              <w:t>A-</w:t>
            </w:r>
            <w:r w:rsidR="00393D7C">
              <w:t>B</w:t>
            </w:r>
          </w:p>
        </w:tc>
        <w:tc>
          <w:tcPr>
            <w:tcW w:w="0" w:type="auto"/>
          </w:tcPr>
          <w:p w:rsidR="0053090D" w:rsidRDefault="0053090D" w:rsidP="00927110">
            <w:pPr>
              <w:jc w:val="center"/>
            </w:pPr>
            <w:r>
              <w:t>1.22</w:t>
            </w:r>
            <w:r w:rsidR="00393D7C">
              <w:t>4</w:t>
            </w:r>
          </w:p>
        </w:tc>
        <w:tc>
          <w:tcPr>
            <w:tcW w:w="0" w:type="auto"/>
          </w:tcPr>
          <w:p w:rsidR="0053090D" w:rsidRDefault="0053090D" w:rsidP="00393D7C">
            <w:pPr>
              <w:jc w:val="center"/>
            </w:pPr>
            <w:r>
              <w:t>1.015-1.47</w:t>
            </w:r>
            <w:r w:rsidR="00393D7C">
              <w:t>5</w:t>
            </w:r>
          </w:p>
        </w:tc>
        <w:tc>
          <w:tcPr>
            <w:tcW w:w="0" w:type="auto"/>
          </w:tcPr>
          <w:p w:rsidR="0053090D" w:rsidRPr="00393D7C" w:rsidRDefault="0053090D" w:rsidP="00927110">
            <w:pPr>
              <w:jc w:val="center"/>
            </w:pPr>
            <w:r w:rsidRPr="00393D7C">
              <w:t>0.034</w:t>
            </w:r>
            <w:r w:rsidR="00393D7C">
              <w:t>*</w:t>
            </w:r>
          </w:p>
        </w:tc>
      </w:tr>
      <w:tr w:rsidR="0053090D" w:rsidTr="00927110">
        <w:tc>
          <w:tcPr>
            <w:tcW w:w="0" w:type="auto"/>
          </w:tcPr>
          <w:p w:rsidR="0053090D" w:rsidRDefault="0053090D" w:rsidP="00927110">
            <w:pPr>
              <w:jc w:val="center"/>
            </w:pPr>
            <w:r>
              <w:t>A-</w:t>
            </w:r>
            <w:r w:rsidR="00393D7C">
              <w:t>C</w:t>
            </w:r>
          </w:p>
        </w:tc>
        <w:tc>
          <w:tcPr>
            <w:tcW w:w="0" w:type="auto"/>
          </w:tcPr>
          <w:p w:rsidR="0053090D" w:rsidRDefault="0053090D" w:rsidP="00927110">
            <w:pPr>
              <w:jc w:val="center"/>
            </w:pPr>
            <w:r>
              <w:t>0.89</w:t>
            </w:r>
            <w:r w:rsidR="00393D7C">
              <w:t>1</w:t>
            </w:r>
          </w:p>
        </w:tc>
        <w:tc>
          <w:tcPr>
            <w:tcW w:w="0" w:type="auto"/>
          </w:tcPr>
          <w:p w:rsidR="0053090D" w:rsidRDefault="00393D7C" w:rsidP="00927110">
            <w:pPr>
              <w:jc w:val="center"/>
            </w:pPr>
            <w:r>
              <w:t>0.724</w:t>
            </w:r>
            <w:r w:rsidR="0053090D">
              <w:t>-1.09</w:t>
            </w:r>
            <w:r>
              <w:t>5</w:t>
            </w:r>
          </w:p>
        </w:tc>
        <w:tc>
          <w:tcPr>
            <w:tcW w:w="0" w:type="auto"/>
          </w:tcPr>
          <w:p w:rsidR="0053090D" w:rsidRPr="00393D7C" w:rsidRDefault="0053090D" w:rsidP="00393D7C">
            <w:pPr>
              <w:jc w:val="center"/>
            </w:pPr>
            <w:r w:rsidRPr="00393D7C">
              <w:t>0.271</w:t>
            </w:r>
          </w:p>
        </w:tc>
      </w:tr>
      <w:tr w:rsidR="0053090D" w:rsidTr="00927110">
        <w:tc>
          <w:tcPr>
            <w:tcW w:w="0" w:type="auto"/>
          </w:tcPr>
          <w:p w:rsidR="0053090D" w:rsidRDefault="0053090D" w:rsidP="00927110">
            <w:pPr>
              <w:jc w:val="center"/>
            </w:pPr>
            <w:r>
              <w:t>A-D</w:t>
            </w:r>
          </w:p>
        </w:tc>
        <w:tc>
          <w:tcPr>
            <w:tcW w:w="0" w:type="auto"/>
          </w:tcPr>
          <w:p w:rsidR="0053090D" w:rsidRDefault="0053090D" w:rsidP="00927110">
            <w:pPr>
              <w:jc w:val="center"/>
            </w:pPr>
            <w:r>
              <w:t>0.53</w:t>
            </w:r>
            <w:r w:rsidR="00393D7C">
              <w:t>7</w:t>
            </w:r>
          </w:p>
        </w:tc>
        <w:tc>
          <w:tcPr>
            <w:tcW w:w="0" w:type="auto"/>
          </w:tcPr>
          <w:p w:rsidR="0053090D" w:rsidRDefault="00393D7C" w:rsidP="00927110">
            <w:pPr>
              <w:jc w:val="center"/>
            </w:pPr>
            <w:r>
              <w:t>0.429</w:t>
            </w:r>
            <w:r w:rsidR="0053090D">
              <w:t>-0.67</w:t>
            </w:r>
          </w:p>
        </w:tc>
        <w:tc>
          <w:tcPr>
            <w:tcW w:w="0" w:type="auto"/>
          </w:tcPr>
          <w:p w:rsidR="0053090D" w:rsidRPr="00393D7C" w:rsidRDefault="0053090D" w:rsidP="00927110">
            <w:pPr>
              <w:jc w:val="center"/>
            </w:pPr>
            <w:r w:rsidRPr="00393D7C">
              <w:t>&lt;0.0005</w:t>
            </w:r>
            <w:r w:rsidR="00393D7C">
              <w:t>*</w:t>
            </w:r>
          </w:p>
        </w:tc>
      </w:tr>
      <w:tr w:rsidR="0053090D" w:rsidTr="00927110">
        <w:tc>
          <w:tcPr>
            <w:tcW w:w="0" w:type="auto"/>
          </w:tcPr>
          <w:p w:rsidR="0053090D" w:rsidRDefault="0053090D" w:rsidP="00927110">
            <w:pPr>
              <w:jc w:val="center"/>
            </w:pPr>
            <w:r>
              <w:t>B-C</w:t>
            </w:r>
          </w:p>
        </w:tc>
        <w:tc>
          <w:tcPr>
            <w:tcW w:w="0" w:type="auto"/>
          </w:tcPr>
          <w:p w:rsidR="0053090D" w:rsidRDefault="0053090D" w:rsidP="00927110">
            <w:pPr>
              <w:jc w:val="center"/>
            </w:pPr>
            <w:r>
              <w:t>0.72</w:t>
            </w:r>
            <w:r w:rsidR="00393D7C">
              <w:t>8</w:t>
            </w:r>
          </w:p>
        </w:tc>
        <w:tc>
          <w:tcPr>
            <w:tcW w:w="0" w:type="auto"/>
          </w:tcPr>
          <w:p w:rsidR="0053090D" w:rsidRDefault="00393D7C" w:rsidP="00927110">
            <w:pPr>
              <w:jc w:val="center"/>
            </w:pPr>
            <w:r>
              <w:t>0.59</w:t>
            </w:r>
            <w:r w:rsidR="0053090D">
              <w:t>-0.898</w:t>
            </w:r>
          </w:p>
        </w:tc>
        <w:tc>
          <w:tcPr>
            <w:tcW w:w="0" w:type="auto"/>
          </w:tcPr>
          <w:p w:rsidR="0053090D" w:rsidRPr="00393D7C" w:rsidRDefault="0053090D" w:rsidP="00927110">
            <w:pPr>
              <w:jc w:val="center"/>
            </w:pPr>
            <w:r w:rsidRPr="00393D7C">
              <w:t>0.003</w:t>
            </w:r>
            <w:r w:rsidR="00393D7C">
              <w:t>*</w:t>
            </w:r>
          </w:p>
        </w:tc>
      </w:tr>
      <w:tr w:rsidR="0053090D" w:rsidTr="00927110">
        <w:tc>
          <w:tcPr>
            <w:tcW w:w="0" w:type="auto"/>
          </w:tcPr>
          <w:p w:rsidR="0053090D" w:rsidRDefault="0053090D" w:rsidP="00927110">
            <w:pPr>
              <w:jc w:val="center"/>
            </w:pPr>
            <w:r>
              <w:t>B-D</w:t>
            </w:r>
          </w:p>
        </w:tc>
        <w:tc>
          <w:tcPr>
            <w:tcW w:w="0" w:type="auto"/>
          </w:tcPr>
          <w:p w:rsidR="0053090D" w:rsidRDefault="0053090D" w:rsidP="00927110">
            <w:pPr>
              <w:jc w:val="center"/>
            </w:pPr>
            <w:r>
              <w:t>0.438</w:t>
            </w:r>
          </w:p>
        </w:tc>
        <w:tc>
          <w:tcPr>
            <w:tcW w:w="0" w:type="auto"/>
          </w:tcPr>
          <w:p w:rsidR="0053090D" w:rsidRDefault="00393D7C" w:rsidP="00927110">
            <w:pPr>
              <w:jc w:val="center"/>
            </w:pPr>
            <w:r>
              <w:t>0.35</w:t>
            </w:r>
            <w:r w:rsidR="0053090D">
              <w:t>-0.549</w:t>
            </w:r>
          </w:p>
        </w:tc>
        <w:tc>
          <w:tcPr>
            <w:tcW w:w="0" w:type="auto"/>
          </w:tcPr>
          <w:p w:rsidR="0053090D" w:rsidRPr="00393D7C" w:rsidRDefault="0053090D" w:rsidP="00927110">
            <w:pPr>
              <w:jc w:val="center"/>
            </w:pPr>
            <w:r w:rsidRPr="00393D7C">
              <w:t>&lt;0.0005</w:t>
            </w:r>
            <w:r w:rsidR="00393D7C">
              <w:t>*</w:t>
            </w:r>
          </w:p>
        </w:tc>
      </w:tr>
      <w:tr w:rsidR="0053090D" w:rsidTr="00927110">
        <w:tc>
          <w:tcPr>
            <w:tcW w:w="0" w:type="auto"/>
          </w:tcPr>
          <w:p w:rsidR="0053090D" w:rsidRDefault="0053090D" w:rsidP="00927110">
            <w:pPr>
              <w:jc w:val="center"/>
            </w:pPr>
            <w:r>
              <w:t>C-D</w:t>
            </w:r>
          </w:p>
        </w:tc>
        <w:tc>
          <w:tcPr>
            <w:tcW w:w="0" w:type="auto"/>
          </w:tcPr>
          <w:p w:rsidR="0053090D" w:rsidRDefault="0053090D" w:rsidP="00927110">
            <w:pPr>
              <w:jc w:val="center"/>
            </w:pPr>
            <w:r>
              <w:t>0.62</w:t>
            </w:r>
          </w:p>
        </w:tc>
        <w:tc>
          <w:tcPr>
            <w:tcW w:w="0" w:type="auto"/>
          </w:tcPr>
          <w:p w:rsidR="0053090D" w:rsidRDefault="00393D7C" w:rsidP="00393D7C">
            <w:pPr>
              <w:jc w:val="center"/>
            </w:pPr>
            <w:r>
              <w:t>0.474</w:t>
            </w:r>
            <w:r w:rsidR="0053090D">
              <w:t>-0.76</w:t>
            </w:r>
            <w:r>
              <w:t>7</w:t>
            </w:r>
          </w:p>
        </w:tc>
        <w:tc>
          <w:tcPr>
            <w:tcW w:w="0" w:type="auto"/>
          </w:tcPr>
          <w:p w:rsidR="0053090D" w:rsidRPr="00393D7C" w:rsidRDefault="0053090D" w:rsidP="00927110">
            <w:pPr>
              <w:jc w:val="center"/>
            </w:pPr>
            <w:r w:rsidRPr="00393D7C">
              <w:t>&lt;0.0005</w:t>
            </w:r>
            <w:r w:rsidR="00393D7C">
              <w:t>*</w:t>
            </w:r>
          </w:p>
        </w:tc>
      </w:tr>
    </w:tbl>
    <w:p w:rsidR="0053090D" w:rsidRDefault="0053090D">
      <w:pPr>
        <w:pStyle w:val="ListParagraph"/>
        <w:spacing w:line="360" w:lineRule="auto"/>
        <w:ind w:left="0"/>
      </w:pPr>
    </w:p>
    <w:sectPr w:rsidR="0053090D" w:rsidSect="00CE1BCA">
      <w:footerReference w:type="even" r:id="rId20"/>
      <w:footerReference w:type="default" r:id="rId21"/>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828" w:rsidRDefault="008C2828">
      <w:r>
        <w:separator/>
      </w:r>
    </w:p>
  </w:endnote>
  <w:endnote w:type="continuationSeparator" w:id="0">
    <w:p w:rsidR="008C2828" w:rsidRDefault="008C28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MyriadPro-Regular">
    <w:panose1 w:val="00000000000000000000"/>
    <w:charset w:val="00"/>
    <w:family w:val="auto"/>
    <w:notTrueType/>
    <w:pitch w:val="default"/>
    <w:sig w:usb0="00000003" w:usb1="00000000" w:usb2="00000000" w:usb3="00000000" w:csb0="00000001" w:csb1="00000000"/>
  </w:font>
  <w:font w:name="AdvPSA33E">
    <w:panose1 w:val="00000000000000000000"/>
    <w:charset w:val="00"/>
    <w:family w:val="roman"/>
    <w:notTrueType/>
    <w:pitch w:val="default"/>
    <w:sig w:usb0="00000003" w:usb1="00000000" w:usb2="00000000" w:usb3="00000000" w:csb0="00000001" w:csb1="00000000"/>
  </w:font>
  <w:font w:name="Frutiger-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8EE" w:rsidRDefault="00E91F23">
    <w:pPr>
      <w:pStyle w:val="Footer"/>
      <w:framePr w:wrap="around" w:vAnchor="text" w:hAnchor="margin" w:xAlign="right" w:y="1"/>
      <w:numPr>
        <w:ins w:id="5" w:author="Janette Currie" w:date="2015-04-18T22:47:00Z"/>
      </w:numPr>
      <w:rPr>
        <w:ins w:id="6" w:author="Janette Currie" w:date="2015-04-18T22:47:00Z"/>
        <w:rStyle w:val="PageNumber"/>
      </w:rPr>
    </w:pPr>
    <w:ins w:id="7" w:author="Janette Currie" w:date="2015-04-18T22:47:00Z">
      <w:r>
        <w:rPr>
          <w:rStyle w:val="PageNumber"/>
        </w:rPr>
        <w:fldChar w:fldCharType="begin"/>
      </w:r>
      <w:r w:rsidR="00D078EE">
        <w:rPr>
          <w:rStyle w:val="PageNumber"/>
        </w:rPr>
        <w:instrText xml:space="preserve">PAGE  </w:instrText>
      </w:r>
      <w:r>
        <w:rPr>
          <w:rStyle w:val="PageNumber"/>
        </w:rPr>
        <w:fldChar w:fldCharType="end"/>
      </w:r>
    </w:ins>
  </w:p>
  <w:p w:rsidR="00000000" w:rsidRDefault="008C2828">
    <w:pPr>
      <w:pStyle w:val="Footer"/>
      <w:ind w:right="360"/>
      <w:pPrChange w:id="8" w:author="Janette Currie" w:date="2015-04-18T22:47:00Z">
        <w:pPr>
          <w:pStyle w:val="Footer"/>
        </w:pPr>
      </w:pPrChan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278"/>
      <w:docPartObj>
        <w:docPartGallery w:val="Page Numbers (Bottom of Page)"/>
        <w:docPartUnique/>
      </w:docPartObj>
    </w:sdtPr>
    <w:sdtContent>
      <w:p w:rsidR="007D7918" w:rsidRDefault="007D7918">
        <w:pPr>
          <w:pStyle w:val="Footer"/>
          <w:jc w:val="right"/>
        </w:pPr>
        <w:fldSimple w:instr=" PAGE   \* MERGEFORMAT ">
          <w:r w:rsidR="00CE1BCA">
            <w:rPr>
              <w:noProof/>
            </w:rPr>
            <w:t>2</w:t>
          </w:r>
        </w:fldSimple>
      </w:p>
    </w:sdtContent>
  </w:sdt>
  <w:p w:rsidR="00D078EE" w:rsidRDefault="00D078EE" w:rsidP="003572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828" w:rsidRDefault="008C2828">
      <w:r>
        <w:separator/>
      </w:r>
    </w:p>
  </w:footnote>
  <w:footnote w:type="continuationSeparator" w:id="0">
    <w:p w:rsidR="008C2828" w:rsidRDefault="008C28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70B6"/>
    <w:multiLevelType w:val="hybridMultilevel"/>
    <w:tmpl w:val="4DFE6EEA"/>
    <w:lvl w:ilvl="0" w:tplc="D5D8427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1">
    <w:nsid w:val="2E2D2AC9"/>
    <w:multiLevelType w:val="hybridMultilevel"/>
    <w:tmpl w:val="495A8144"/>
    <w:lvl w:ilvl="0" w:tplc="79A42BD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FCE5412"/>
    <w:multiLevelType w:val="hybridMultilevel"/>
    <w:tmpl w:val="F6F48B64"/>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hint="default"/>
      </w:rPr>
    </w:lvl>
    <w:lvl w:ilvl="2" w:tplc="08090005">
      <w:start w:val="1"/>
      <w:numFmt w:val="bullet"/>
      <w:lvlText w:val=""/>
      <w:lvlJc w:val="left"/>
      <w:pPr>
        <w:ind w:left="2205" w:hanging="360"/>
      </w:pPr>
      <w:rPr>
        <w:rFonts w:ascii="Wingdings" w:hAnsi="Wingdings" w:hint="default"/>
      </w:rPr>
    </w:lvl>
    <w:lvl w:ilvl="3" w:tplc="08090001">
      <w:start w:val="1"/>
      <w:numFmt w:val="bullet"/>
      <w:lvlText w:val=""/>
      <w:lvlJc w:val="left"/>
      <w:pPr>
        <w:ind w:left="2925" w:hanging="360"/>
      </w:pPr>
      <w:rPr>
        <w:rFonts w:ascii="Symbol" w:hAnsi="Symbol" w:hint="default"/>
      </w:rPr>
    </w:lvl>
    <w:lvl w:ilvl="4" w:tplc="08090003">
      <w:start w:val="1"/>
      <w:numFmt w:val="bullet"/>
      <w:lvlText w:val="o"/>
      <w:lvlJc w:val="left"/>
      <w:pPr>
        <w:ind w:left="3645" w:hanging="360"/>
      </w:pPr>
      <w:rPr>
        <w:rFonts w:ascii="Courier New" w:hAnsi="Courier New" w:hint="default"/>
      </w:rPr>
    </w:lvl>
    <w:lvl w:ilvl="5" w:tplc="08090005">
      <w:start w:val="1"/>
      <w:numFmt w:val="bullet"/>
      <w:lvlText w:val=""/>
      <w:lvlJc w:val="left"/>
      <w:pPr>
        <w:ind w:left="4365" w:hanging="360"/>
      </w:pPr>
      <w:rPr>
        <w:rFonts w:ascii="Wingdings" w:hAnsi="Wingdings" w:hint="default"/>
      </w:rPr>
    </w:lvl>
    <w:lvl w:ilvl="6" w:tplc="08090001">
      <w:start w:val="1"/>
      <w:numFmt w:val="bullet"/>
      <w:lvlText w:val=""/>
      <w:lvlJc w:val="left"/>
      <w:pPr>
        <w:ind w:left="5085" w:hanging="360"/>
      </w:pPr>
      <w:rPr>
        <w:rFonts w:ascii="Symbol" w:hAnsi="Symbol" w:hint="default"/>
      </w:rPr>
    </w:lvl>
    <w:lvl w:ilvl="7" w:tplc="08090003">
      <w:start w:val="1"/>
      <w:numFmt w:val="bullet"/>
      <w:lvlText w:val="o"/>
      <w:lvlJc w:val="left"/>
      <w:pPr>
        <w:ind w:left="5805" w:hanging="360"/>
      </w:pPr>
      <w:rPr>
        <w:rFonts w:ascii="Courier New" w:hAnsi="Courier New" w:hint="default"/>
      </w:rPr>
    </w:lvl>
    <w:lvl w:ilvl="8" w:tplc="08090005">
      <w:start w:val="1"/>
      <w:numFmt w:val="bullet"/>
      <w:lvlText w:val=""/>
      <w:lvlJc w:val="left"/>
      <w:pPr>
        <w:ind w:left="6525" w:hanging="360"/>
      </w:pPr>
      <w:rPr>
        <w:rFonts w:ascii="Wingdings" w:hAnsi="Wingdings" w:hint="default"/>
      </w:rPr>
    </w:lvl>
  </w:abstractNum>
  <w:abstractNum w:abstractNumId="3">
    <w:nsid w:val="6DAF2151"/>
    <w:multiLevelType w:val="hybridMultilevel"/>
    <w:tmpl w:val="C78605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proofState w:spelling="clean" w:grammar="clean"/>
  <w:stylePaneFormatFilter w:val="3F01"/>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rsids>
    <w:rsidRoot w:val="004B34FA"/>
    <w:rsid w:val="00017F11"/>
    <w:rsid w:val="000802A0"/>
    <w:rsid w:val="000E43AD"/>
    <w:rsid w:val="000F658D"/>
    <w:rsid w:val="00121292"/>
    <w:rsid w:val="001D4F98"/>
    <w:rsid w:val="00212723"/>
    <w:rsid w:val="002351CF"/>
    <w:rsid w:val="0025085F"/>
    <w:rsid w:val="00294F18"/>
    <w:rsid w:val="002C2D57"/>
    <w:rsid w:val="00313247"/>
    <w:rsid w:val="00320147"/>
    <w:rsid w:val="0034160D"/>
    <w:rsid w:val="00355384"/>
    <w:rsid w:val="003572AB"/>
    <w:rsid w:val="00357983"/>
    <w:rsid w:val="00373294"/>
    <w:rsid w:val="00393D7C"/>
    <w:rsid w:val="00491B12"/>
    <w:rsid w:val="004920D2"/>
    <w:rsid w:val="004B34FA"/>
    <w:rsid w:val="00514594"/>
    <w:rsid w:val="0053090D"/>
    <w:rsid w:val="00561373"/>
    <w:rsid w:val="005A4418"/>
    <w:rsid w:val="005E2430"/>
    <w:rsid w:val="00601C00"/>
    <w:rsid w:val="00623897"/>
    <w:rsid w:val="00661340"/>
    <w:rsid w:val="0069517B"/>
    <w:rsid w:val="006C3BE1"/>
    <w:rsid w:val="006F25D1"/>
    <w:rsid w:val="00720AD8"/>
    <w:rsid w:val="007350E9"/>
    <w:rsid w:val="00741A00"/>
    <w:rsid w:val="007C5B27"/>
    <w:rsid w:val="007D7918"/>
    <w:rsid w:val="00805885"/>
    <w:rsid w:val="008142FF"/>
    <w:rsid w:val="008533BA"/>
    <w:rsid w:val="00884B6E"/>
    <w:rsid w:val="008C2828"/>
    <w:rsid w:val="008C6249"/>
    <w:rsid w:val="008E5EB2"/>
    <w:rsid w:val="00927110"/>
    <w:rsid w:val="00933B49"/>
    <w:rsid w:val="00986483"/>
    <w:rsid w:val="00991E1A"/>
    <w:rsid w:val="00992445"/>
    <w:rsid w:val="009B053E"/>
    <w:rsid w:val="009B2D1B"/>
    <w:rsid w:val="009B79FE"/>
    <w:rsid w:val="009E4CDA"/>
    <w:rsid w:val="00A416E7"/>
    <w:rsid w:val="00A45ACD"/>
    <w:rsid w:val="00A6682E"/>
    <w:rsid w:val="00AD43C9"/>
    <w:rsid w:val="00B6767A"/>
    <w:rsid w:val="00B85346"/>
    <w:rsid w:val="00B97A25"/>
    <w:rsid w:val="00BE0CE9"/>
    <w:rsid w:val="00BE225F"/>
    <w:rsid w:val="00C13D2B"/>
    <w:rsid w:val="00C3271F"/>
    <w:rsid w:val="00C60A89"/>
    <w:rsid w:val="00C771F5"/>
    <w:rsid w:val="00C843A5"/>
    <w:rsid w:val="00C8495D"/>
    <w:rsid w:val="00CE1BCA"/>
    <w:rsid w:val="00D078EE"/>
    <w:rsid w:val="00D174C7"/>
    <w:rsid w:val="00D46338"/>
    <w:rsid w:val="00D5394A"/>
    <w:rsid w:val="00D97208"/>
    <w:rsid w:val="00DF5915"/>
    <w:rsid w:val="00E242C9"/>
    <w:rsid w:val="00E45093"/>
    <w:rsid w:val="00E91F23"/>
    <w:rsid w:val="00E9447F"/>
    <w:rsid w:val="00EA7F69"/>
    <w:rsid w:val="00EB326A"/>
    <w:rsid w:val="00EB7CB5"/>
    <w:rsid w:val="00EC1CDE"/>
    <w:rsid w:val="00EF7DF2"/>
    <w:rsid w:val="00F5044A"/>
    <w:rsid w:val="00F55E3A"/>
    <w:rsid w:val="00F9113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n-GB" w:eastAsia="en-GB"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0A89"/>
    <w:pPr>
      <w:spacing w:line="276" w:lineRule="auto"/>
    </w:pPr>
    <w:rPr>
      <w:rFonts w:eastAsia="Times New Roman"/>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amily">
    <w:name w:val="family"/>
    <w:basedOn w:val="DefaultParagraphFont"/>
    <w:rsid w:val="00C60A89"/>
    <w:rPr>
      <w:rFonts w:cs="Times New Roman"/>
    </w:rPr>
  </w:style>
  <w:style w:type="character" w:styleId="Hyperlink">
    <w:name w:val="Hyperlink"/>
    <w:basedOn w:val="DefaultParagraphFont"/>
    <w:semiHidden/>
    <w:rsid w:val="00C60A89"/>
    <w:rPr>
      <w:rFonts w:cs="Times New Roman"/>
      <w:color w:val="0000FF"/>
      <w:u w:val="single"/>
    </w:rPr>
  </w:style>
  <w:style w:type="paragraph" w:styleId="ListParagraph">
    <w:name w:val="List Paragraph"/>
    <w:basedOn w:val="Normal"/>
    <w:uiPriority w:val="34"/>
    <w:qFormat/>
    <w:rsid w:val="00C60A89"/>
    <w:pPr>
      <w:ind w:left="720"/>
    </w:pPr>
  </w:style>
  <w:style w:type="character" w:styleId="CommentReference">
    <w:name w:val="annotation reference"/>
    <w:basedOn w:val="DefaultParagraphFont"/>
    <w:semiHidden/>
    <w:rsid w:val="00C60A89"/>
    <w:rPr>
      <w:rFonts w:cs="Times New Roman"/>
      <w:sz w:val="16"/>
      <w:szCs w:val="16"/>
    </w:rPr>
  </w:style>
  <w:style w:type="paragraph" w:styleId="CommentText">
    <w:name w:val="annotation text"/>
    <w:basedOn w:val="Normal"/>
    <w:link w:val="CommentTextChar"/>
    <w:semiHidden/>
    <w:rsid w:val="00C60A89"/>
    <w:pPr>
      <w:spacing w:line="240" w:lineRule="auto"/>
    </w:pPr>
    <w:rPr>
      <w:sz w:val="20"/>
      <w:szCs w:val="20"/>
    </w:rPr>
  </w:style>
  <w:style w:type="character" w:customStyle="1" w:styleId="CommentTextChar">
    <w:name w:val="Comment Text Char"/>
    <w:basedOn w:val="DefaultParagraphFont"/>
    <w:link w:val="CommentText"/>
    <w:semiHidden/>
    <w:locked/>
    <w:rsid w:val="00C60A89"/>
    <w:rPr>
      <w:rFonts w:cs="Times New Roman"/>
      <w:sz w:val="20"/>
      <w:szCs w:val="20"/>
    </w:rPr>
  </w:style>
  <w:style w:type="paragraph" w:styleId="CommentSubject">
    <w:name w:val="annotation subject"/>
    <w:basedOn w:val="CommentText"/>
    <w:next w:val="CommentText"/>
    <w:link w:val="CommentSubjectChar"/>
    <w:semiHidden/>
    <w:rsid w:val="00C60A89"/>
    <w:rPr>
      <w:b/>
      <w:bCs/>
    </w:rPr>
  </w:style>
  <w:style w:type="character" w:customStyle="1" w:styleId="CommentSubjectChar">
    <w:name w:val="Comment Subject Char"/>
    <w:basedOn w:val="CommentTextChar"/>
    <w:link w:val="CommentSubject"/>
    <w:semiHidden/>
    <w:locked/>
    <w:rsid w:val="00C60A89"/>
    <w:rPr>
      <w:b/>
      <w:bCs/>
    </w:rPr>
  </w:style>
  <w:style w:type="paragraph" w:styleId="BalloonText">
    <w:name w:val="Balloon Text"/>
    <w:basedOn w:val="Normal"/>
    <w:link w:val="BalloonTextChar"/>
    <w:semiHidden/>
    <w:rsid w:val="00C60A8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C60A89"/>
    <w:rPr>
      <w:rFonts w:ascii="Tahoma" w:hAnsi="Tahoma" w:cs="Tahoma"/>
      <w:sz w:val="16"/>
      <w:szCs w:val="16"/>
    </w:rPr>
  </w:style>
  <w:style w:type="paragraph" w:styleId="Caption">
    <w:name w:val="caption"/>
    <w:basedOn w:val="Normal"/>
    <w:next w:val="Normal"/>
    <w:qFormat/>
    <w:rsid w:val="00C60A89"/>
    <w:pPr>
      <w:spacing w:after="200" w:line="240" w:lineRule="auto"/>
    </w:pPr>
    <w:rPr>
      <w:b/>
      <w:bCs/>
      <w:color w:val="4F81BD"/>
      <w:sz w:val="18"/>
      <w:szCs w:val="18"/>
    </w:rPr>
  </w:style>
  <w:style w:type="paragraph" w:styleId="Footer">
    <w:name w:val="footer"/>
    <w:basedOn w:val="Normal"/>
    <w:link w:val="FooterChar"/>
    <w:uiPriority w:val="99"/>
    <w:rsid w:val="00C60A89"/>
    <w:pPr>
      <w:tabs>
        <w:tab w:val="center" w:pos="4320"/>
        <w:tab w:val="right" w:pos="8640"/>
      </w:tabs>
    </w:pPr>
  </w:style>
  <w:style w:type="character" w:styleId="PageNumber">
    <w:name w:val="page number"/>
    <w:basedOn w:val="DefaultParagraphFont"/>
    <w:rsid w:val="00C60A89"/>
  </w:style>
  <w:style w:type="paragraph" w:styleId="Header">
    <w:name w:val="header"/>
    <w:basedOn w:val="Normal"/>
    <w:link w:val="HeaderChar"/>
    <w:rsid w:val="003572AB"/>
    <w:pPr>
      <w:tabs>
        <w:tab w:val="center" w:pos="4513"/>
        <w:tab w:val="right" w:pos="9026"/>
      </w:tabs>
    </w:pPr>
  </w:style>
  <w:style w:type="character" w:customStyle="1" w:styleId="HeaderChar">
    <w:name w:val="Header Char"/>
    <w:basedOn w:val="DefaultParagraphFont"/>
    <w:link w:val="Header"/>
    <w:rsid w:val="003572AB"/>
    <w:rPr>
      <w:rFonts w:eastAsia="Times New Roman"/>
      <w:sz w:val="24"/>
      <w:szCs w:val="22"/>
      <w:lang w:eastAsia="en-US"/>
    </w:rPr>
  </w:style>
  <w:style w:type="paragraph" w:customStyle="1" w:styleId="Default">
    <w:name w:val="Default"/>
    <w:rsid w:val="00AD43C9"/>
    <w:pPr>
      <w:autoSpaceDE w:val="0"/>
      <w:autoSpaceDN w:val="0"/>
      <w:adjustRightInd w:val="0"/>
    </w:pPr>
    <w:rPr>
      <w:rFonts w:ascii="Code" w:eastAsia="Times New Roman" w:hAnsi="Code" w:cs="Code"/>
      <w:color w:val="000000"/>
      <w:sz w:val="24"/>
      <w:szCs w:val="24"/>
      <w:lang w:eastAsia="en-US"/>
    </w:rPr>
  </w:style>
  <w:style w:type="table" w:styleId="TableGrid">
    <w:name w:val="Table Grid"/>
    <w:basedOn w:val="TableNormal"/>
    <w:uiPriority w:val="59"/>
    <w:locked/>
    <w:rsid w:val="0053090D"/>
    <w:rPr>
      <w:rFonts w:eastAsiaTheme="minorHAnsi" w:cstheme="minorBid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4920D2"/>
    <w:rPr>
      <w:rFonts w:eastAsia="Times New Roman"/>
      <w:sz w:val="24"/>
      <w:szCs w:val="22"/>
      <w:lang w:eastAsia="en-US"/>
    </w:rPr>
  </w:style>
  <w:style w:type="paragraph" w:styleId="NoSpacing">
    <w:name w:val="No Spacing"/>
    <w:link w:val="NoSpacingChar"/>
    <w:uiPriority w:val="1"/>
    <w:qFormat/>
    <w:rsid w:val="00EF7DF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EF7DF2"/>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hyperlink" Target="http://en.wikipedia.org/wiki/Silphidae"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MyriadPro-Regular">
    <w:panose1 w:val="00000000000000000000"/>
    <w:charset w:val="00"/>
    <w:family w:val="auto"/>
    <w:notTrueType/>
    <w:pitch w:val="default"/>
    <w:sig w:usb0="00000003" w:usb1="00000000" w:usb2="00000000" w:usb3="00000000" w:csb0="00000001" w:csb1="00000000"/>
  </w:font>
  <w:font w:name="AdvPSA33E">
    <w:panose1 w:val="00000000000000000000"/>
    <w:charset w:val="00"/>
    <w:family w:val="roman"/>
    <w:notTrueType/>
    <w:pitch w:val="default"/>
    <w:sig w:usb0="00000003" w:usb1="00000000" w:usb2="00000000" w:usb3="00000000" w:csb0="00000001" w:csb1="00000000"/>
  </w:font>
  <w:font w:name="Frutiger-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46AA9"/>
    <w:rsid w:val="00346AA9"/>
    <w:rsid w:val="00CF6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72245B0554152A84A24F03314622B">
    <w:name w:val="ECA72245B0554152A84A24F03314622B"/>
    <w:rsid w:val="00346AA9"/>
  </w:style>
  <w:style w:type="paragraph" w:customStyle="1" w:styleId="67C35C6283934352B582A4E73FDF5159">
    <w:name w:val="67C35C6283934352B582A4E73FDF5159"/>
    <w:rsid w:val="00346AA9"/>
  </w:style>
  <w:style w:type="paragraph" w:customStyle="1" w:styleId="75DF8333D1934F1F968D8D8969C86E77">
    <w:name w:val="75DF8333D1934F1F968D8D8969C86E77"/>
    <w:rsid w:val="00346AA9"/>
  </w:style>
  <w:style w:type="paragraph" w:customStyle="1" w:styleId="213DEEAE771E4E9B8850530749788B96">
    <w:name w:val="213DEEAE771E4E9B8850530749788B96"/>
    <w:rsid w:val="00346AA9"/>
  </w:style>
  <w:style w:type="paragraph" w:customStyle="1" w:styleId="6F60AFE211184C4590786D6FFD0F529F">
    <w:name w:val="6F60AFE211184C4590786D6FFD0F529F"/>
    <w:rsid w:val="00346AA9"/>
  </w:style>
  <w:style w:type="paragraph" w:customStyle="1" w:styleId="4A320CBFD04E43AF86DE9DE66EB8EF4B">
    <w:name w:val="4A320CBFD04E43AF86DE9DE66EB8EF4B"/>
    <w:rsid w:val="00346AA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83C87D-C45C-4EEA-ADA5-E23BA36DA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45</Pages>
  <Words>12601</Words>
  <Characters>71830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84263</CharactersWithSpaces>
  <SharedDoc>false</SharedDoc>
  <HLinks>
    <vt:vector size="6" baseType="variant">
      <vt:variant>
        <vt:i4>6881316</vt:i4>
      </vt:variant>
      <vt:variant>
        <vt:i4>0</vt:i4>
      </vt:variant>
      <vt:variant>
        <vt:i4>0</vt:i4>
      </vt:variant>
      <vt:variant>
        <vt:i4>5</vt:i4>
      </vt:variant>
      <vt:variant>
        <vt:lpwstr>http://en.wikipedia.org/wiki/Silphidae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comet</dc:creator>
  <cp:lastModifiedBy>comet</cp:lastModifiedBy>
  <cp:revision>8</cp:revision>
  <cp:lastPrinted>2015-04-18T18:31:00Z</cp:lastPrinted>
  <dcterms:created xsi:type="dcterms:W3CDTF">2015-04-21T11:00:00Z</dcterms:created>
  <dcterms:modified xsi:type="dcterms:W3CDTF">2015-04-21T12:48:00Z</dcterms:modified>
</cp:coreProperties>
</file>